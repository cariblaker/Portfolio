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69ACA7C3" w:rsidP="44679B40" w:rsidRDefault="1C81C095" w14:paraId="38569FBF" w14:textId="570E8D3E">
      <w:pPr>
        <w:ind w:left="720"/>
        <w:jc w:val="center"/>
        <w:rPr>
          <w:rFonts w:ascii="Felix Titling" w:hAnsi="Felix Titling" w:eastAsia="Felix Titling" w:cs="Felix Titling"/>
          <w:b/>
          <w:sz w:val="28"/>
          <w:szCs w:val="28"/>
        </w:rPr>
      </w:pPr>
      <w:r w:rsidRPr="13DD072D">
        <w:rPr>
          <w:rFonts w:ascii="Felix Titling" w:hAnsi="Felix Titling" w:eastAsia="Felix Titling" w:cs="Felix Titling"/>
          <w:b/>
          <w:sz w:val="28"/>
          <w:szCs w:val="28"/>
        </w:rPr>
        <w:t>O</w:t>
      </w:r>
      <w:r w:rsidRPr="13DD072D" w:rsidR="1FB96157">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r</w:t>
      </w:r>
      <w:r w:rsidRPr="13DD072D" w:rsidR="4D4F2CD6">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e</w:t>
      </w:r>
      <w:r w:rsidRPr="13DD072D" w:rsidR="4D4F2CD6">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g</w:t>
      </w:r>
      <w:r w:rsidRPr="13DD072D" w:rsidR="7085D608">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o</w:t>
      </w:r>
      <w:r w:rsidRPr="13DD072D" w:rsidR="7085D608">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 xml:space="preserve">n </w:t>
      </w:r>
      <w:r w:rsidRPr="13DD072D" w:rsidR="43B98E27">
        <w:rPr>
          <w:rFonts w:ascii="Felix Titling" w:hAnsi="Felix Titling" w:eastAsia="Felix Titling" w:cs="Felix Titling"/>
          <w:b/>
          <w:sz w:val="28"/>
          <w:szCs w:val="28"/>
        </w:rPr>
        <w:t xml:space="preserve"> </w:t>
      </w:r>
      <w:r w:rsidRPr="13DD072D" w:rsidR="2C7EBC02">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I</w:t>
      </w:r>
      <w:r w:rsidRPr="13DD072D" w:rsidR="43B98E27">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n</w:t>
      </w:r>
      <w:r w:rsidRPr="13DD072D" w:rsidR="3F139461">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s</w:t>
      </w:r>
      <w:r w:rsidRPr="13DD072D" w:rsidR="3F139461">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t</w:t>
      </w:r>
      <w:r w:rsidRPr="13DD072D" w:rsidR="3F139461">
        <w:rPr>
          <w:rFonts w:ascii="Felix Titling" w:hAnsi="Felix Titling" w:eastAsia="Felix Titling" w:cs="Felix Titling"/>
          <w:b/>
          <w:sz w:val="28"/>
          <w:szCs w:val="28"/>
        </w:rPr>
        <w:t xml:space="preserve"> </w:t>
      </w:r>
      <w:proofErr w:type="spellStart"/>
      <w:r w:rsidRPr="13DD072D" w:rsidR="1859E0E8">
        <w:rPr>
          <w:rFonts w:ascii="Felix Titling" w:hAnsi="Felix Titling" w:eastAsia="Felix Titling" w:cs="Felix Titling"/>
          <w:b/>
          <w:sz w:val="28"/>
          <w:szCs w:val="28"/>
        </w:rPr>
        <w:t>i</w:t>
      </w:r>
      <w:proofErr w:type="spellEnd"/>
      <w:r w:rsidRPr="13DD072D" w:rsidR="3F139461">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t</w:t>
      </w:r>
      <w:r w:rsidRPr="13DD072D" w:rsidR="00FC3214">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u</w:t>
      </w:r>
      <w:r w:rsidRPr="13DD072D" w:rsidR="7054AEEB">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t</w:t>
      </w:r>
      <w:r w:rsidRPr="13DD072D" w:rsidR="7054AEEB">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e</w:t>
      </w:r>
      <w:r w:rsidRPr="13DD072D" w:rsidR="01DC14B2">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 xml:space="preserve"> </w:t>
      </w:r>
      <w:r w:rsidRPr="13DD072D" w:rsidR="1495F482">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o</w:t>
      </w:r>
      <w:r w:rsidRPr="13DD072D" w:rsidR="00FC3214">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f</w:t>
      </w:r>
      <w:r w:rsidRPr="13DD072D" w:rsidR="12F23AC9">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 xml:space="preserve"> </w:t>
      </w:r>
      <w:r w:rsidRPr="13DD072D" w:rsidR="2D4A0324">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T</w:t>
      </w:r>
      <w:r w:rsidRPr="13DD072D" w:rsidR="2D4A0324">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e</w:t>
      </w:r>
      <w:r w:rsidRPr="13DD072D" w:rsidR="2D4A0324">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c</w:t>
      </w:r>
      <w:r w:rsidRPr="13DD072D" w:rsidR="00FC3214">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h</w:t>
      </w:r>
      <w:r w:rsidRPr="13DD072D" w:rsidR="50CF648D">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n</w:t>
      </w:r>
      <w:r w:rsidRPr="13DD072D" w:rsidR="50CF648D">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o</w:t>
      </w:r>
      <w:r w:rsidRPr="13DD072D" w:rsidR="50CF648D">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l</w:t>
      </w:r>
      <w:r w:rsidRPr="13DD072D" w:rsidR="00FC3214">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o</w:t>
      </w:r>
      <w:r w:rsidRPr="13DD072D" w:rsidR="00FC3214">
        <w:rPr>
          <w:rFonts w:ascii="Felix Titling" w:hAnsi="Felix Titling" w:eastAsia="Felix Titling" w:cs="Felix Titling"/>
          <w:b/>
          <w:sz w:val="28"/>
          <w:szCs w:val="28"/>
        </w:rPr>
        <w:t xml:space="preserve"> </w:t>
      </w:r>
      <w:r w:rsidRPr="13DD072D">
        <w:rPr>
          <w:rFonts w:ascii="Felix Titling" w:hAnsi="Felix Titling" w:eastAsia="Felix Titling" w:cs="Felix Titling"/>
          <w:b/>
          <w:sz w:val="28"/>
          <w:szCs w:val="28"/>
        </w:rPr>
        <w:t>g</w:t>
      </w:r>
      <w:r w:rsidRPr="13DD072D" w:rsidR="00FC3214">
        <w:rPr>
          <w:rFonts w:ascii="Felix Titling" w:hAnsi="Felix Titling" w:eastAsia="Felix Titling" w:cs="Felix Titling"/>
          <w:b/>
          <w:sz w:val="28"/>
          <w:szCs w:val="28"/>
        </w:rPr>
        <w:t xml:space="preserve"> </w:t>
      </w:r>
      <w:r w:rsidRPr="44679B40" w:rsidR="7B51C997">
        <w:rPr>
          <w:rFonts w:ascii="Felix Titling" w:hAnsi="Felix Titling" w:eastAsia="Felix Titling" w:cs="Felix Titling"/>
          <w:b/>
          <w:bCs/>
          <w:sz w:val="28"/>
          <w:szCs w:val="28"/>
        </w:rPr>
        <w:t>Y</w:t>
      </w:r>
      <w:r w:rsidRPr="44679B40" w:rsidR="00FC3214">
        <w:rPr>
          <w:rFonts w:ascii="Felix Titling" w:hAnsi="Felix Titling" w:eastAsia="Felix Titling" w:cs="Felix Titling"/>
          <w:b/>
          <w:bCs/>
          <w:sz w:val="28"/>
          <w:szCs w:val="28"/>
        </w:rPr>
        <w:t xml:space="preserve"> </w:t>
      </w:r>
    </w:p>
    <w:p w:rsidR="34459DD4" w:rsidP="44679B40" w:rsidRDefault="34459DD4" w14:paraId="718D2504" w14:textId="6B591A05">
      <w:pPr>
        <w:jc w:val="center"/>
      </w:pPr>
    </w:p>
    <w:p w:rsidR="69ACA7C3" w:rsidP="44679B40" w:rsidRDefault="69ACA7C3" w14:paraId="18434898" w14:textId="12C24C72">
      <w:pPr>
        <w:jc w:val="center"/>
      </w:pPr>
    </w:p>
    <w:p w:rsidR="062FC8E0" w:rsidP="44679B40" w:rsidRDefault="062FC8E0" w14:paraId="714E98A5" w14:textId="3D90A4DC">
      <w:pPr>
        <w:spacing w:line="240" w:lineRule="auto"/>
        <w:jc w:val="center"/>
        <w:rPr>
          <w:rFonts w:ascii="Felix Titling" w:hAnsi="Felix Titling" w:eastAsia="Felix Titling" w:cs="Felix Titling"/>
          <w:b/>
          <w:sz w:val="44"/>
          <w:szCs w:val="44"/>
          <w:u w:val="single"/>
        </w:rPr>
      </w:pPr>
      <w:r w:rsidRPr="44679B40">
        <w:rPr>
          <w:rFonts w:ascii="Felix Titling" w:hAnsi="Felix Titling" w:eastAsia="Felix Titling" w:cs="Felix Titling"/>
          <w:b/>
          <w:bCs/>
          <w:sz w:val="44"/>
          <w:szCs w:val="44"/>
          <w:u w:val="single"/>
        </w:rPr>
        <w:t>S</w:t>
      </w:r>
      <w:r w:rsidRPr="44679B40" w:rsidR="6760CC55">
        <w:rPr>
          <w:rFonts w:ascii="Felix Titling" w:hAnsi="Felix Titling" w:eastAsia="Felix Titling" w:cs="Felix Titling"/>
          <w:b/>
          <w:bCs/>
          <w:sz w:val="44"/>
          <w:szCs w:val="44"/>
          <w:u w:val="single"/>
        </w:rPr>
        <w:t xml:space="preserve"> </w:t>
      </w:r>
      <w:r w:rsidRPr="44679B40">
        <w:rPr>
          <w:rFonts w:ascii="Felix Titling" w:hAnsi="Felix Titling" w:eastAsia="Felix Titling" w:cs="Felix Titling"/>
          <w:b/>
          <w:bCs/>
          <w:sz w:val="44"/>
          <w:szCs w:val="44"/>
          <w:u w:val="single"/>
        </w:rPr>
        <w:t>m</w:t>
      </w:r>
      <w:r w:rsidRPr="44679B40" w:rsidR="6760CC55">
        <w:rPr>
          <w:rFonts w:ascii="Felix Titling" w:hAnsi="Felix Titling" w:eastAsia="Felix Titling" w:cs="Felix Titling"/>
          <w:b/>
          <w:bCs/>
          <w:sz w:val="44"/>
          <w:szCs w:val="44"/>
          <w:u w:val="single"/>
        </w:rPr>
        <w:t xml:space="preserve"> </w:t>
      </w:r>
      <w:r w:rsidRPr="44679B40">
        <w:rPr>
          <w:rFonts w:ascii="Felix Titling" w:hAnsi="Felix Titling" w:eastAsia="Felix Titling" w:cs="Felix Titling"/>
          <w:b/>
          <w:bCs/>
          <w:sz w:val="44"/>
          <w:szCs w:val="44"/>
          <w:u w:val="single"/>
        </w:rPr>
        <w:t>a</w:t>
      </w:r>
      <w:r w:rsidRPr="44679B40" w:rsidR="31C85B31">
        <w:rPr>
          <w:rFonts w:ascii="Felix Titling" w:hAnsi="Felix Titling" w:eastAsia="Felix Titling" w:cs="Felix Titling"/>
          <w:b/>
          <w:bCs/>
          <w:sz w:val="44"/>
          <w:szCs w:val="44"/>
          <w:u w:val="single"/>
        </w:rPr>
        <w:t xml:space="preserve"> </w:t>
      </w:r>
      <w:r w:rsidRPr="44679B40">
        <w:rPr>
          <w:rFonts w:ascii="Felix Titling" w:hAnsi="Felix Titling" w:eastAsia="Felix Titling" w:cs="Felix Titling"/>
          <w:b/>
          <w:bCs/>
          <w:sz w:val="44"/>
          <w:szCs w:val="44"/>
          <w:u w:val="single"/>
        </w:rPr>
        <w:t>r</w:t>
      </w:r>
      <w:r w:rsidRPr="44679B40" w:rsidR="31C85B31">
        <w:rPr>
          <w:rFonts w:ascii="Felix Titling" w:hAnsi="Felix Titling" w:eastAsia="Felix Titling" w:cs="Felix Titling"/>
          <w:b/>
          <w:bCs/>
          <w:sz w:val="44"/>
          <w:szCs w:val="44"/>
          <w:u w:val="single"/>
        </w:rPr>
        <w:t xml:space="preserve"> </w:t>
      </w:r>
      <w:r w:rsidRPr="44679B40">
        <w:rPr>
          <w:rFonts w:ascii="Felix Titling" w:hAnsi="Felix Titling" w:eastAsia="Felix Titling" w:cs="Felix Titling"/>
          <w:b/>
          <w:bCs/>
          <w:sz w:val="44"/>
          <w:szCs w:val="44"/>
          <w:u w:val="single"/>
        </w:rPr>
        <w:t>t</w:t>
      </w:r>
      <w:r w:rsidRPr="44679B40" w:rsidR="31C85B31">
        <w:rPr>
          <w:rFonts w:ascii="Felix Titling" w:hAnsi="Felix Titling" w:eastAsia="Felix Titling" w:cs="Felix Titling"/>
          <w:b/>
          <w:bCs/>
          <w:sz w:val="44"/>
          <w:szCs w:val="44"/>
          <w:u w:val="single"/>
        </w:rPr>
        <w:t xml:space="preserve"> </w:t>
      </w:r>
      <w:r w:rsidRPr="44679B40">
        <w:rPr>
          <w:rFonts w:ascii="Felix Titling" w:hAnsi="Felix Titling" w:eastAsia="Felix Titling" w:cs="Felix Titling"/>
          <w:b/>
          <w:bCs/>
          <w:sz w:val="44"/>
          <w:szCs w:val="44"/>
          <w:u w:val="single"/>
        </w:rPr>
        <w:t xml:space="preserve"> </w:t>
      </w:r>
      <w:r w:rsidRPr="44679B40" w:rsidR="3D869A9F">
        <w:rPr>
          <w:rFonts w:ascii="Felix Titling" w:hAnsi="Felix Titling" w:eastAsia="Felix Titling" w:cs="Felix Titling"/>
          <w:b/>
          <w:bCs/>
          <w:sz w:val="44"/>
          <w:szCs w:val="44"/>
          <w:u w:val="single"/>
        </w:rPr>
        <w:t xml:space="preserve"> </w:t>
      </w:r>
      <w:r w:rsidRPr="44679B40">
        <w:rPr>
          <w:rFonts w:ascii="Felix Titling" w:hAnsi="Felix Titling" w:eastAsia="Felix Titling" w:cs="Felix Titling"/>
          <w:b/>
          <w:bCs/>
          <w:sz w:val="44"/>
          <w:szCs w:val="44"/>
          <w:u w:val="single"/>
        </w:rPr>
        <w:t>S</w:t>
      </w:r>
      <w:r w:rsidRPr="44679B40" w:rsidR="3D869A9F">
        <w:rPr>
          <w:rFonts w:ascii="Felix Titling" w:hAnsi="Felix Titling" w:eastAsia="Felix Titling" w:cs="Felix Titling"/>
          <w:b/>
          <w:bCs/>
          <w:sz w:val="44"/>
          <w:szCs w:val="44"/>
          <w:u w:val="single"/>
        </w:rPr>
        <w:t xml:space="preserve"> </w:t>
      </w:r>
      <w:r w:rsidRPr="44679B40" w:rsidR="59664643">
        <w:rPr>
          <w:rFonts w:ascii="Felix Titling" w:hAnsi="Felix Titling" w:eastAsia="Felix Titling" w:cs="Felix Titling"/>
          <w:b/>
          <w:bCs/>
          <w:sz w:val="44"/>
          <w:szCs w:val="44"/>
          <w:u w:val="single"/>
        </w:rPr>
        <w:t>t</w:t>
      </w:r>
      <w:r w:rsidRPr="44679B40" w:rsidR="3D869A9F">
        <w:rPr>
          <w:rFonts w:ascii="Felix Titling" w:hAnsi="Felix Titling" w:eastAsia="Felix Titling" w:cs="Felix Titling"/>
          <w:b/>
          <w:bCs/>
          <w:sz w:val="44"/>
          <w:szCs w:val="44"/>
          <w:u w:val="single"/>
        </w:rPr>
        <w:t xml:space="preserve"> </w:t>
      </w:r>
      <w:r w:rsidRPr="44679B40" w:rsidR="59664643">
        <w:rPr>
          <w:rFonts w:ascii="Felix Titling" w:hAnsi="Felix Titling" w:eastAsia="Felix Titling" w:cs="Felix Titling"/>
          <w:b/>
          <w:bCs/>
          <w:sz w:val="44"/>
          <w:szCs w:val="44"/>
          <w:u w:val="single"/>
        </w:rPr>
        <w:t>e</w:t>
      </w:r>
      <w:r w:rsidRPr="44679B40" w:rsidR="05E651A8">
        <w:rPr>
          <w:rFonts w:ascii="Felix Titling" w:hAnsi="Felix Titling" w:eastAsia="Felix Titling" w:cs="Felix Titling"/>
          <w:b/>
          <w:bCs/>
          <w:sz w:val="44"/>
          <w:szCs w:val="44"/>
          <w:u w:val="single"/>
        </w:rPr>
        <w:t xml:space="preserve"> </w:t>
      </w:r>
      <w:r w:rsidRPr="44679B40" w:rsidR="59664643">
        <w:rPr>
          <w:rFonts w:ascii="Felix Titling" w:hAnsi="Felix Titling" w:eastAsia="Felix Titling" w:cs="Felix Titling"/>
          <w:b/>
          <w:bCs/>
          <w:sz w:val="44"/>
          <w:szCs w:val="44"/>
          <w:u w:val="single"/>
        </w:rPr>
        <w:t>p</w:t>
      </w:r>
      <w:r w:rsidRPr="44679B40" w:rsidR="05E651A8">
        <w:rPr>
          <w:rFonts w:ascii="Felix Titling" w:hAnsi="Felix Titling" w:eastAsia="Felix Titling" w:cs="Felix Titling"/>
          <w:b/>
          <w:bCs/>
          <w:sz w:val="44"/>
          <w:szCs w:val="44"/>
          <w:u w:val="single"/>
        </w:rPr>
        <w:t xml:space="preserve"> </w:t>
      </w:r>
      <w:proofErr w:type="spellStart"/>
      <w:r w:rsidRPr="44679B40" w:rsidR="59664643">
        <w:rPr>
          <w:rFonts w:ascii="Felix Titling" w:hAnsi="Felix Titling" w:eastAsia="Felix Titling" w:cs="Felix Titling"/>
          <w:b/>
          <w:bCs/>
          <w:sz w:val="44"/>
          <w:szCs w:val="44"/>
          <w:u w:val="single"/>
        </w:rPr>
        <w:t>p</w:t>
      </w:r>
      <w:proofErr w:type="spellEnd"/>
      <w:r w:rsidRPr="44679B40" w:rsidR="05E651A8">
        <w:rPr>
          <w:rFonts w:ascii="Felix Titling" w:hAnsi="Felix Titling" w:eastAsia="Felix Titling" w:cs="Felix Titling"/>
          <w:b/>
          <w:bCs/>
          <w:sz w:val="44"/>
          <w:szCs w:val="44"/>
          <w:u w:val="single"/>
        </w:rPr>
        <w:t xml:space="preserve"> </w:t>
      </w:r>
      <w:r w:rsidRPr="44679B40" w:rsidR="59664643">
        <w:rPr>
          <w:rFonts w:ascii="Felix Titling" w:hAnsi="Felix Titling" w:eastAsia="Felix Titling" w:cs="Felix Titling"/>
          <w:b/>
          <w:bCs/>
          <w:sz w:val="44"/>
          <w:szCs w:val="44"/>
          <w:u w:val="single"/>
        </w:rPr>
        <w:t>e</w:t>
      </w:r>
      <w:r w:rsidRPr="44679B40" w:rsidR="05E651A8">
        <w:rPr>
          <w:rFonts w:ascii="Felix Titling" w:hAnsi="Felix Titling" w:eastAsia="Felix Titling" w:cs="Felix Titling"/>
          <w:b/>
          <w:bCs/>
          <w:sz w:val="44"/>
          <w:szCs w:val="44"/>
          <w:u w:val="single"/>
        </w:rPr>
        <w:t xml:space="preserve"> </w:t>
      </w:r>
      <w:r w:rsidRPr="44679B40" w:rsidR="59664643">
        <w:rPr>
          <w:rFonts w:ascii="Felix Titling" w:hAnsi="Felix Titling" w:eastAsia="Felix Titling" w:cs="Felix Titling"/>
          <w:b/>
          <w:bCs/>
          <w:sz w:val="44"/>
          <w:szCs w:val="44"/>
          <w:u w:val="single"/>
        </w:rPr>
        <w:t>r</w:t>
      </w:r>
    </w:p>
    <w:p w:rsidR="4F6A7F81" w:rsidP="44679B40" w:rsidRDefault="4F6A7F81" w14:paraId="7FC16CA0" w14:textId="2C9E89E4">
      <w:pPr>
        <w:spacing w:line="240" w:lineRule="auto"/>
        <w:jc w:val="center"/>
        <w:rPr>
          <w:rFonts w:ascii="Felix Titling" w:hAnsi="Felix Titling" w:eastAsia="Felix Titling" w:cs="Felix Titling"/>
        </w:rPr>
      </w:pPr>
      <w:r w:rsidRPr="5E78DAD8">
        <w:rPr>
          <w:rFonts w:ascii="Felix Titling" w:hAnsi="Felix Titling" w:eastAsia="Felix Titling" w:cs="Felix Titling"/>
        </w:rPr>
        <w:t>W</w:t>
      </w:r>
      <w:r w:rsidRPr="5E78DAD8" w:rsidR="4101896E">
        <w:rPr>
          <w:rFonts w:ascii="Felix Titling" w:hAnsi="Felix Titling" w:eastAsia="Felix Titling" w:cs="Felix Titling"/>
        </w:rPr>
        <w:t xml:space="preserve"> </w:t>
      </w:r>
      <w:proofErr w:type="spellStart"/>
      <w:r w:rsidRPr="5E78DAD8" w:rsidR="116FD4CE">
        <w:rPr>
          <w:rFonts w:ascii="Felix Titling" w:hAnsi="Felix Titling" w:eastAsia="Felix Titling" w:cs="Felix Titling"/>
        </w:rPr>
        <w:t>i</w:t>
      </w:r>
      <w:proofErr w:type="spellEnd"/>
      <w:r w:rsidRPr="5E78DAD8" w:rsidR="4101896E">
        <w:rPr>
          <w:rFonts w:ascii="Felix Titling" w:hAnsi="Felix Titling" w:eastAsia="Felix Titling" w:cs="Felix Titling"/>
        </w:rPr>
        <w:t xml:space="preserve"> </w:t>
      </w:r>
      <w:r w:rsidRPr="5E78DAD8">
        <w:rPr>
          <w:rFonts w:ascii="Felix Titling" w:hAnsi="Felix Titling" w:eastAsia="Felix Titling" w:cs="Felix Titling"/>
        </w:rPr>
        <w:t>t</w:t>
      </w:r>
      <w:r w:rsidRPr="5E78DAD8" w:rsidR="4101896E">
        <w:rPr>
          <w:rFonts w:ascii="Felix Titling" w:hAnsi="Felix Titling" w:eastAsia="Felix Titling" w:cs="Felix Titling"/>
        </w:rPr>
        <w:t xml:space="preserve"> </w:t>
      </w:r>
      <w:r w:rsidRPr="5E78DAD8">
        <w:rPr>
          <w:rFonts w:ascii="Felix Titling" w:hAnsi="Felix Titling" w:eastAsia="Felix Titling" w:cs="Felix Titling"/>
        </w:rPr>
        <w:t>h</w:t>
      </w:r>
      <w:r w:rsidRPr="5E78DAD8" w:rsidR="3E8B41C0">
        <w:rPr>
          <w:rFonts w:ascii="Felix Titling" w:hAnsi="Felix Titling" w:eastAsia="Felix Titling" w:cs="Felix Titling"/>
        </w:rPr>
        <w:t xml:space="preserve"> </w:t>
      </w:r>
      <w:r w:rsidRPr="5E78DAD8">
        <w:rPr>
          <w:rFonts w:ascii="Felix Titling" w:hAnsi="Felix Titling" w:eastAsia="Felix Titling" w:cs="Felix Titling"/>
        </w:rPr>
        <w:t xml:space="preserve"> </w:t>
      </w:r>
      <w:r w:rsidRPr="5E78DAD8" w:rsidR="56D22BBC">
        <w:rPr>
          <w:rFonts w:ascii="Felix Titling" w:hAnsi="Felix Titling" w:eastAsia="Felix Titling" w:cs="Felix Titling"/>
        </w:rPr>
        <w:t xml:space="preserve"> </w:t>
      </w:r>
      <w:r w:rsidRPr="5E78DAD8">
        <w:rPr>
          <w:rFonts w:ascii="Felix Titling" w:hAnsi="Felix Titling" w:eastAsia="Felix Titling" w:cs="Felix Titling"/>
        </w:rPr>
        <w:t>B</w:t>
      </w:r>
      <w:r w:rsidRPr="5E78DAD8" w:rsidR="56D22BBC">
        <w:rPr>
          <w:rFonts w:ascii="Felix Titling" w:hAnsi="Felix Titling" w:eastAsia="Felix Titling" w:cs="Felix Titling"/>
        </w:rPr>
        <w:t xml:space="preserve"> I </w:t>
      </w:r>
      <w:r w:rsidRPr="5E78DAD8">
        <w:rPr>
          <w:rFonts w:ascii="Felix Titling" w:hAnsi="Felix Titling" w:eastAsia="Felix Titling" w:cs="Felix Titling"/>
        </w:rPr>
        <w:t>o</w:t>
      </w:r>
      <w:r w:rsidRPr="5E78DAD8" w:rsidR="52109D15">
        <w:rPr>
          <w:rFonts w:ascii="Felix Titling" w:hAnsi="Felix Titling" w:eastAsia="Felix Titling" w:cs="Felix Titling"/>
        </w:rPr>
        <w:t xml:space="preserve"> </w:t>
      </w:r>
      <w:r w:rsidRPr="5E78DAD8">
        <w:rPr>
          <w:rFonts w:ascii="Felix Titling" w:hAnsi="Felix Titling" w:eastAsia="Felix Titling" w:cs="Felix Titling"/>
        </w:rPr>
        <w:t>f</w:t>
      </w:r>
      <w:r w:rsidRPr="5E78DAD8" w:rsidR="00405E48">
        <w:rPr>
          <w:rFonts w:ascii="Felix Titling" w:hAnsi="Felix Titling" w:eastAsia="Felix Titling" w:cs="Felix Titling"/>
        </w:rPr>
        <w:t xml:space="preserve"> </w:t>
      </w:r>
      <w:r w:rsidRPr="5E78DAD8">
        <w:rPr>
          <w:rFonts w:ascii="Felix Titling" w:hAnsi="Felix Titling" w:eastAsia="Felix Titling" w:cs="Felix Titling"/>
        </w:rPr>
        <w:t>e</w:t>
      </w:r>
      <w:r w:rsidRPr="5E78DAD8" w:rsidR="52109D15">
        <w:rPr>
          <w:rFonts w:ascii="Felix Titling" w:hAnsi="Felix Titling" w:eastAsia="Felix Titling" w:cs="Felix Titling"/>
        </w:rPr>
        <w:t xml:space="preserve"> </w:t>
      </w:r>
      <w:bookmarkStart w:name="_Int_GJcQ1fXJ" w:id="0"/>
      <w:proofErr w:type="spellStart"/>
      <w:r w:rsidRPr="5E78DAD8">
        <w:rPr>
          <w:rFonts w:ascii="Felix Titling" w:hAnsi="Felix Titling" w:eastAsia="Felix Titling" w:cs="Felix Titling"/>
        </w:rPr>
        <w:t>e</w:t>
      </w:r>
      <w:bookmarkEnd w:id="0"/>
      <w:proofErr w:type="spellEnd"/>
      <w:r w:rsidRPr="5E78DAD8" w:rsidR="5D7912E9">
        <w:rPr>
          <w:rFonts w:ascii="Felix Titling" w:hAnsi="Felix Titling" w:eastAsia="Felix Titling" w:cs="Felix Titling"/>
        </w:rPr>
        <w:t xml:space="preserve"> </w:t>
      </w:r>
      <w:r w:rsidRPr="5E78DAD8">
        <w:rPr>
          <w:rFonts w:ascii="Felix Titling" w:hAnsi="Felix Titling" w:eastAsia="Felix Titling" w:cs="Felix Titling"/>
        </w:rPr>
        <w:t>d</w:t>
      </w:r>
      <w:r w:rsidRPr="5E78DAD8" w:rsidR="00405E48">
        <w:rPr>
          <w:rFonts w:ascii="Felix Titling" w:hAnsi="Felix Titling" w:eastAsia="Felix Titling" w:cs="Felix Titling"/>
        </w:rPr>
        <w:t xml:space="preserve"> </w:t>
      </w:r>
      <w:r w:rsidRPr="5E78DAD8">
        <w:rPr>
          <w:rFonts w:ascii="Felix Titling" w:hAnsi="Felix Titling" w:eastAsia="Felix Titling" w:cs="Felix Titling"/>
        </w:rPr>
        <w:t>b</w:t>
      </w:r>
      <w:r w:rsidRPr="5E78DAD8" w:rsidR="5D7912E9">
        <w:rPr>
          <w:rFonts w:ascii="Felix Titling" w:hAnsi="Felix Titling" w:eastAsia="Felix Titling" w:cs="Felix Titling"/>
        </w:rPr>
        <w:t xml:space="preserve"> </w:t>
      </w:r>
      <w:r w:rsidRPr="5E78DAD8">
        <w:rPr>
          <w:rFonts w:ascii="Felix Titling" w:hAnsi="Felix Titling" w:eastAsia="Felix Titling" w:cs="Felix Titling"/>
        </w:rPr>
        <w:t>a</w:t>
      </w:r>
      <w:r w:rsidRPr="5E78DAD8" w:rsidR="5D7912E9">
        <w:rPr>
          <w:rFonts w:ascii="Felix Titling" w:hAnsi="Felix Titling" w:eastAsia="Felix Titling" w:cs="Felix Titling"/>
        </w:rPr>
        <w:t xml:space="preserve"> </w:t>
      </w:r>
      <w:r w:rsidRPr="5E78DAD8">
        <w:rPr>
          <w:rFonts w:ascii="Felix Titling" w:hAnsi="Felix Titling" w:eastAsia="Felix Titling" w:cs="Felix Titling"/>
        </w:rPr>
        <w:t>c</w:t>
      </w:r>
      <w:r w:rsidRPr="5E78DAD8" w:rsidR="00405E48">
        <w:rPr>
          <w:rFonts w:ascii="Felix Titling" w:hAnsi="Felix Titling" w:eastAsia="Felix Titling" w:cs="Felix Titling"/>
        </w:rPr>
        <w:t xml:space="preserve"> </w:t>
      </w:r>
      <w:bookmarkStart w:name="_Int_gYsqLXIj" w:id="1"/>
      <w:proofErr w:type="gramStart"/>
      <w:r w:rsidRPr="5E78DAD8">
        <w:rPr>
          <w:rFonts w:ascii="Felix Titling" w:hAnsi="Felix Titling" w:eastAsia="Felix Titling" w:cs="Felix Titling"/>
        </w:rPr>
        <w:t>k</w:t>
      </w:r>
      <w:r w:rsidRPr="5E78DAD8" w:rsidR="593940D2">
        <w:rPr>
          <w:rFonts w:ascii="Felix Titling" w:hAnsi="Felix Titling" w:eastAsia="Felix Titling" w:cs="Felix Titling"/>
        </w:rPr>
        <w:t xml:space="preserve">  f</w:t>
      </w:r>
      <w:bookmarkEnd w:id="1"/>
      <w:proofErr w:type="gramEnd"/>
      <w:r w:rsidRPr="5E78DAD8" w:rsidR="00405E48">
        <w:rPr>
          <w:rFonts w:ascii="Felix Titling" w:hAnsi="Felix Titling" w:eastAsia="Felix Titling" w:cs="Felix Titling"/>
        </w:rPr>
        <w:t xml:space="preserve"> </w:t>
      </w:r>
      <w:r w:rsidRPr="5E78DAD8" w:rsidR="593940D2">
        <w:rPr>
          <w:rFonts w:ascii="Felix Titling" w:hAnsi="Felix Titling" w:eastAsia="Felix Titling" w:cs="Felix Titling"/>
        </w:rPr>
        <w:t>o</w:t>
      </w:r>
      <w:r w:rsidRPr="5E78DAD8" w:rsidR="00405E48">
        <w:rPr>
          <w:rFonts w:ascii="Felix Titling" w:hAnsi="Felix Titling" w:eastAsia="Felix Titling" w:cs="Felix Titling"/>
        </w:rPr>
        <w:t xml:space="preserve"> </w:t>
      </w:r>
      <w:r w:rsidRPr="5E78DAD8" w:rsidR="593940D2">
        <w:rPr>
          <w:rFonts w:ascii="Felix Titling" w:hAnsi="Felix Titling" w:eastAsia="Felix Titling" w:cs="Felix Titling"/>
        </w:rPr>
        <w:t xml:space="preserve">r  </w:t>
      </w:r>
      <w:r w:rsidRPr="5E78DAD8" w:rsidR="00405E48">
        <w:rPr>
          <w:rFonts w:ascii="Felix Titling" w:hAnsi="Felix Titling" w:eastAsia="Felix Titling" w:cs="Felix Titling"/>
        </w:rPr>
        <w:t xml:space="preserve"> </w:t>
      </w:r>
      <w:r w:rsidRPr="5E78DAD8" w:rsidR="593940D2">
        <w:rPr>
          <w:rFonts w:ascii="Felix Titling" w:hAnsi="Felix Titling" w:eastAsia="Felix Titling" w:cs="Felix Titling"/>
        </w:rPr>
        <w:t>t</w:t>
      </w:r>
      <w:r w:rsidRPr="5E78DAD8" w:rsidR="00405E48">
        <w:rPr>
          <w:rFonts w:ascii="Felix Titling" w:hAnsi="Felix Titling" w:eastAsia="Felix Titling" w:cs="Felix Titling"/>
        </w:rPr>
        <w:t xml:space="preserve"> </w:t>
      </w:r>
      <w:r w:rsidRPr="5E78DAD8" w:rsidR="593940D2">
        <w:rPr>
          <w:rFonts w:ascii="Felix Titling" w:hAnsi="Felix Titling" w:eastAsia="Felix Titling" w:cs="Felix Titling"/>
        </w:rPr>
        <w:t>o</w:t>
      </w:r>
      <w:r w:rsidRPr="5E78DAD8" w:rsidR="00405E48">
        <w:rPr>
          <w:rFonts w:ascii="Felix Titling" w:hAnsi="Felix Titling" w:eastAsia="Felix Titling" w:cs="Felix Titling"/>
        </w:rPr>
        <w:t xml:space="preserve"> </w:t>
      </w:r>
      <w:r w:rsidRPr="5E78DAD8" w:rsidR="593940D2">
        <w:rPr>
          <w:rFonts w:ascii="Felix Titling" w:hAnsi="Felix Titling" w:eastAsia="Felix Titling" w:cs="Felix Titling"/>
        </w:rPr>
        <w:t>e - w</w:t>
      </w:r>
      <w:r w:rsidRPr="5E78DAD8" w:rsidR="00405E48">
        <w:rPr>
          <w:rFonts w:ascii="Felix Titling" w:hAnsi="Felix Titling" w:eastAsia="Felix Titling" w:cs="Felix Titling"/>
        </w:rPr>
        <w:t xml:space="preserve"> </w:t>
      </w:r>
      <w:r w:rsidRPr="5E78DAD8" w:rsidR="593940D2">
        <w:rPr>
          <w:rFonts w:ascii="Felix Titling" w:hAnsi="Felix Titling" w:eastAsia="Felix Titling" w:cs="Felix Titling"/>
        </w:rPr>
        <w:t>a l</w:t>
      </w:r>
      <w:r w:rsidRPr="5E78DAD8" w:rsidR="00405E48">
        <w:rPr>
          <w:rFonts w:ascii="Felix Titling" w:hAnsi="Felix Titling" w:eastAsia="Felix Titling" w:cs="Felix Titling"/>
        </w:rPr>
        <w:t xml:space="preserve"> </w:t>
      </w:r>
      <w:r w:rsidRPr="5E78DAD8" w:rsidR="593940D2">
        <w:rPr>
          <w:rFonts w:ascii="Felix Titling" w:hAnsi="Felix Titling" w:eastAsia="Felix Titling" w:cs="Felix Titling"/>
        </w:rPr>
        <w:t>k e r</w:t>
      </w:r>
      <w:r w:rsidRPr="5E78DAD8" w:rsidR="00405E48">
        <w:rPr>
          <w:rFonts w:ascii="Felix Titling" w:hAnsi="Felix Titling" w:eastAsia="Felix Titling" w:cs="Felix Titling"/>
        </w:rPr>
        <w:t xml:space="preserve"> </w:t>
      </w:r>
      <w:r w:rsidRPr="5E78DAD8" w:rsidR="593940D2">
        <w:rPr>
          <w:rFonts w:ascii="Felix Titling" w:hAnsi="Felix Titling" w:eastAsia="Felix Titling" w:cs="Felix Titling"/>
        </w:rPr>
        <w:t>s</w:t>
      </w:r>
    </w:p>
    <w:p w:rsidR="69ACA7C3" w:rsidP="44679B40" w:rsidRDefault="69ACA7C3" w14:paraId="20693A04" w14:textId="2133CBB2">
      <w:pPr>
        <w:jc w:val="center"/>
      </w:pPr>
    </w:p>
    <w:p w:rsidR="19402FE4" w:rsidP="44679B40" w:rsidRDefault="19402FE4" w14:paraId="684A8231" w14:textId="5D959A81">
      <w:pPr>
        <w:jc w:val="center"/>
      </w:pPr>
    </w:p>
    <w:p w:rsidR="1121AC05" w:rsidP="1121AC05" w:rsidRDefault="1121AC05" w14:paraId="3CD2A82C" w14:textId="2FBC5B11">
      <w:pPr>
        <w:jc w:val="center"/>
      </w:pPr>
    </w:p>
    <w:p w:rsidR="6CE84C5E" w:rsidP="6CE84C5E" w:rsidRDefault="6CE84C5E" w14:paraId="2570725B" w14:textId="1EBE8D52">
      <w:pPr>
        <w:jc w:val="center"/>
      </w:pPr>
    </w:p>
    <w:p w:rsidR="69ACA7C3" w:rsidP="64CF26D0" w:rsidRDefault="387CDA05" w14:paraId="4691B81E" w14:textId="032254FD">
      <w:pPr>
        <w:spacing w:before="0" w:after="0" w:line="360" w:lineRule="auto"/>
        <w:jc w:val="center"/>
        <w:rPr>
          <w:rFonts w:ascii="Felix Titling" w:hAnsi="Felix Titling" w:eastAsia="Felix Titling" w:cs="Felix Titling"/>
        </w:rPr>
      </w:pPr>
      <w:r w:rsidRPr="32A7C542">
        <w:rPr>
          <w:rFonts w:ascii="Felix Titling" w:hAnsi="Felix Titling" w:eastAsia="Felix Titling" w:cs="Felix Titling"/>
        </w:rPr>
        <w:t>P</w:t>
      </w:r>
      <w:r w:rsidRPr="32A7C542" w:rsidR="7EAF29C9">
        <w:rPr>
          <w:rFonts w:ascii="Felix Titling" w:hAnsi="Felix Titling" w:eastAsia="Felix Titling" w:cs="Felix Titling"/>
        </w:rPr>
        <w:t xml:space="preserve"> </w:t>
      </w:r>
      <w:r w:rsidRPr="32A7C542">
        <w:rPr>
          <w:rFonts w:ascii="Felix Titling" w:hAnsi="Felix Titling" w:eastAsia="Felix Titling" w:cs="Felix Titling"/>
        </w:rPr>
        <w:t>r</w:t>
      </w:r>
      <w:r w:rsidRPr="32A7C542" w:rsidR="7EAF29C9">
        <w:rPr>
          <w:rFonts w:ascii="Felix Titling" w:hAnsi="Felix Titling" w:eastAsia="Felix Titling" w:cs="Felix Titling"/>
        </w:rPr>
        <w:t xml:space="preserve"> </w:t>
      </w:r>
      <w:r w:rsidRPr="32A7C542">
        <w:rPr>
          <w:rFonts w:ascii="Felix Titling" w:hAnsi="Felix Titling" w:eastAsia="Felix Titling" w:cs="Felix Titling"/>
        </w:rPr>
        <w:t>o</w:t>
      </w:r>
      <w:r w:rsidRPr="32A7C542" w:rsidR="00405E48">
        <w:rPr>
          <w:rFonts w:ascii="Felix Titling" w:hAnsi="Felix Titling" w:eastAsia="Felix Titling" w:cs="Felix Titling"/>
        </w:rPr>
        <w:t xml:space="preserve"> </w:t>
      </w:r>
      <w:r w:rsidRPr="32A7C542">
        <w:rPr>
          <w:rFonts w:ascii="Felix Titling" w:hAnsi="Felix Titling" w:eastAsia="Felix Titling" w:cs="Felix Titling"/>
        </w:rPr>
        <w:t>p</w:t>
      </w:r>
      <w:r w:rsidRPr="32A7C542" w:rsidR="6948FF0F">
        <w:rPr>
          <w:rFonts w:ascii="Felix Titling" w:hAnsi="Felix Titling" w:eastAsia="Felix Titling" w:cs="Felix Titling"/>
        </w:rPr>
        <w:t xml:space="preserve"> </w:t>
      </w:r>
      <w:r w:rsidRPr="32A7C542">
        <w:rPr>
          <w:rFonts w:ascii="Felix Titling" w:hAnsi="Felix Titling" w:eastAsia="Felix Titling" w:cs="Felix Titling"/>
        </w:rPr>
        <w:t>o</w:t>
      </w:r>
      <w:r w:rsidRPr="32A7C542" w:rsidR="00405E48">
        <w:rPr>
          <w:rFonts w:ascii="Felix Titling" w:hAnsi="Felix Titling" w:eastAsia="Felix Titling" w:cs="Felix Titling"/>
        </w:rPr>
        <w:t xml:space="preserve"> </w:t>
      </w:r>
      <w:r w:rsidRPr="32A7C542">
        <w:rPr>
          <w:rFonts w:ascii="Felix Titling" w:hAnsi="Felix Titling" w:eastAsia="Felix Titling" w:cs="Felix Titling"/>
        </w:rPr>
        <w:t>s</w:t>
      </w:r>
      <w:r w:rsidRPr="32A7C542" w:rsidR="1DC7E16F">
        <w:rPr>
          <w:rFonts w:ascii="Felix Titling" w:hAnsi="Felix Titling" w:eastAsia="Felix Titling" w:cs="Felix Titling"/>
        </w:rPr>
        <w:t xml:space="preserve"> </w:t>
      </w:r>
      <w:r w:rsidRPr="32A7C542">
        <w:rPr>
          <w:rFonts w:ascii="Felix Titling" w:hAnsi="Felix Titling" w:eastAsia="Felix Titling" w:cs="Felix Titling"/>
        </w:rPr>
        <w:t>a</w:t>
      </w:r>
      <w:r w:rsidRPr="32A7C542" w:rsidR="1DC7E16F">
        <w:rPr>
          <w:rFonts w:ascii="Felix Titling" w:hAnsi="Felix Titling" w:eastAsia="Felix Titling" w:cs="Felix Titling"/>
        </w:rPr>
        <w:t xml:space="preserve"> </w:t>
      </w:r>
      <w:bookmarkStart w:name="_Int_7Rd2wGVO" w:id="2"/>
      <w:proofErr w:type="gramStart"/>
      <w:r w:rsidRPr="32A7C542">
        <w:rPr>
          <w:rFonts w:ascii="Felix Titling" w:hAnsi="Felix Titling" w:eastAsia="Felix Titling" w:cs="Felix Titling"/>
        </w:rPr>
        <w:t>l</w:t>
      </w:r>
      <w:r w:rsidRPr="32A7C542" w:rsidR="1C499BEF">
        <w:rPr>
          <w:rFonts w:ascii="Felix Titling" w:hAnsi="Felix Titling" w:eastAsia="Felix Titling" w:cs="Felix Titling"/>
        </w:rPr>
        <w:t xml:space="preserve"> </w:t>
      </w:r>
      <w:r w:rsidRPr="32A7C542" w:rsidR="00405E48">
        <w:rPr>
          <w:rFonts w:ascii="Felix Titling" w:hAnsi="Felix Titling" w:eastAsia="Felix Titling" w:cs="Felix Titling"/>
        </w:rPr>
        <w:t xml:space="preserve"> </w:t>
      </w:r>
      <w:r w:rsidRPr="32A7C542">
        <w:rPr>
          <w:rFonts w:ascii="Felix Titling" w:hAnsi="Felix Titling" w:eastAsia="Felix Titling" w:cs="Felix Titling"/>
        </w:rPr>
        <w:t>b</w:t>
      </w:r>
      <w:bookmarkEnd w:id="2"/>
      <w:proofErr w:type="gramEnd"/>
      <w:r w:rsidRPr="32A7C542" w:rsidR="1C499BEF">
        <w:rPr>
          <w:rFonts w:ascii="Felix Titling" w:hAnsi="Felix Titling" w:eastAsia="Felix Titling" w:cs="Felix Titling"/>
        </w:rPr>
        <w:t xml:space="preserve"> </w:t>
      </w:r>
      <w:bookmarkStart w:name="_Int_1AboguS3" w:id="3"/>
      <w:r w:rsidRPr="32A7C542">
        <w:rPr>
          <w:rFonts w:ascii="Felix Titling" w:hAnsi="Felix Titling" w:eastAsia="Felix Titling" w:cs="Felix Titling"/>
        </w:rPr>
        <w:t>y</w:t>
      </w:r>
      <w:r w:rsidRPr="32A7C542" w:rsidR="2BD6194A">
        <w:rPr>
          <w:rFonts w:ascii="Felix Titling" w:hAnsi="Felix Titling" w:eastAsia="Felix Titling" w:cs="Felix Titling"/>
        </w:rPr>
        <w:t xml:space="preserve"> </w:t>
      </w:r>
      <w:r w:rsidRPr="32A7C542">
        <w:rPr>
          <w:rFonts w:ascii="Felix Titling" w:hAnsi="Felix Titling" w:eastAsia="Felix Titling" w:cs="Felix Titling"/>
        </w:rPr>
        <w:t>:</w:t>
      </w:r>
      <w:bookmarkEnd w:id="3"/>
    </w:p>
    <w:p w:rsidR="69ACA7C3" w:rsidP="63D17E19" w:rsidRDefault="69ACA7C3" w14:paraId="553ED9AE" w14:textId="25F7EA48">
      <w:pPr>
        <w:spacing w:before="0" w:after="0" w:line="360" w:lineRule="auto"/>
        <w:jc w:val="center"/>
        <w:rPr>
          <w:rFonts w:eastAsia="Iskoola Pota"/>
        </w:rPr>
      </w:pPr>
      <w:r>
        <w:br/>
      </w:r>
      <w:r w:rsidRPr="424D13DB" w:rsidR="76C3906D">
        <w:t>Cari Blaker</w:t>
      </w:r>
    </w:p>
    <w:p w:rsidR="79E0913D" w:rsidP="1121AC05" w:rsidRDefault="7B5F2C4E" w14:paraId="3C7A4218" w14:textId="6A46F8B4">
      <w:pPr>
        <w:spacing w:before="0" w:after="0" w:line="360" w:lineRule="auto"/>
        <w:jc w:val="center"/>
        <w:rPr>
          <w:rFonts w:ascii="Felix Titling" w:hAnsi="Felix Titling" w:eastAsia="Felix Titling" w:cs="Felix Titling"/>
          <w:noProof/>
          <w:sz w:val="32"/>
          <w:szCs w:val="32"/>
        </w:rPr>
      </w:pPr>
      <w:r>
        <w:t xml:space="preserve">Ismael Hernandez </w:t>
      </w:r>
      <w:proofErr w:type="spellStart"/>
      <w:r>
        <w:t>Hernandez</w:t>
      </w:r>
      <w:proofErr w:type="spellEnd"/>
      <w:r w:rsidR="636679D4">
        <w:br/>
      </w:r>
      <w:r w:rsidR="06EBDDBC">
        <w:t>Ian Gaffney</w:t>
      </w:r>
    </w:p>
    <w:p w:rsidR="79E0913D" w:rsidP="1121AC05" w:rsidRDefault="06EBDDBC" w14:paraId="6B030CDA" w14:textId="3206BBB7">
      <w:pPr>
        <w:spacing w:before="0" w:after="0" w:line="360" w:lineRule="auto"/>
        <w:jc w:val="center"/>
      </w:pPr>
      <w:r>
        <w:t>Zachary Elliott</w:t>
      </w:r>
      <w:r w:rsidR="636679D4">
        <w:br/>
      </w:r>
      <w:r w:rsidR="636679D4">
        <w:br/>
      </w:r>
    </w:p>
    <w:p w:rsidR="79E0913D" w:rsidP="1121AC05" w:rsidRDefault="636679D4" w14:paraId="41F7D4FE" w14:textId="713ED8D6">
      <w:r>
        <w:br w:type="page"/>
      </w:r>
    </w:p>
    <w:p w:rsidR="79E0913D" w:rsidP="1121AC05" w:rsidRDefault="636679D4" w14:paraId="17313A23" w14:textId="22658E9D">
      <w:pPr>
        <w:spacing w:before="0" w:after="0" w:line="360" w:lineRule="auto"/>
        <w:jc w:val="center"/>
        <w:rPr>
          <w:rFonts w:ascii="Felix Titling" w:hAnsi="Felix Titling" w:eastAsia="Felix Titling" w:cs="Felix Titling"/>
          <w:noProof/>
          <w:sz w:val="32"/>
          <w:szCs w:val="32"/>
        </w:rPr>
      </w:pPr>
      <w:r>
        <w:lastRenderedPageBreak/>
        <w:br/>
      </w:r>
      <w:r>
        <w:br/>
      </w:r>
      <w:r>
        <w:br/>
      </w:r>
      <w:r w:rsidRPr="1121AC05">
        <w:rPr>
          <w:rFonts w:ascii="Felix Titling" w:hAnsi="Felix Titling" w:eastAsia="Felix Titling" w:cs="Felix Titling"/>
          <w:noProof/>
          <w:sz w:val="32"/>
          <w:szCs w:val="32"/>
        </w:rPr>
        <w:t>Table of Contents</w:t>
      </w:r>
    </w:p>
    <w:p w:rsidR="1393DF00" w:rsidP="03CD6AAF" w:rsidRDefault="00D83C2C" w14:paraId="3F86A1DC" w14:textId="35364E5F">
      <w:pPr>
        <w:pStyle w:val="TOC1"/>
        <w:tabs>
          <w:tab w:val="right" w:leader="dot" w:pos="9360"/>
        </w:tabs>
        <w:rPr>
          <w:rFonts w:asciiTheme="minorHAnsi" w:hAnsiTheme="minorHAnsi" w:eastAsiaTheme="minorEastAsia" w:cstheme="minorBidi"/>
          <w:noProof/>
          <w:sz w:val="22"/>
          <w:szCs w:val="22"/>
        </w:rPr>
      </w:pPr>
      <w:r>
        <w:fldChar w:fldCharType="begin"/>
      </w:r>
      <w:r w:rsidR="1393DF00">
        <w:instrText>TOC \o "1-4" \h \z \u</w:instrText>
      </w:r>
      <w:r>
        <w:fldChar w:fldCharType="separate"/>
      </w:r>
      <w:hyperlink w:anchor="_Toc187138134">
        <w:r w:rsidRPr="03CD6AAF" w:rsidR="03CD6AAF">
          <w:rPr>
            <w:rStyle w:val="Hyperlink"/>
          </w:rPr>
          <w:t>List of figures</w:t>
        </w:r>
        <w:r w:rsidR="1393DF00">
          <w:tab/>
        </w:r>
        <w:r w:rsidR="1393DF00">
          <w:fldChar w:fldCharType="begin"/>
        </w:r>
        <w:r w:rsidR="1393DF00">
          <w:instrText>PAGEREF _Toc187138134 \h</w:instrText>
        </w:r>
        <w:r w:rsidR="1393DF00">
          <w:fldChar w:fldCharType="separate"/>
        </w:r>
        <w:r w:rsidRPr="03CD6AAF" w:rsidR="03CD6AAF">
          <w:rPr>
            <w:rStyle w:val="Hyperlink"/>
          </w:rPr>
          <w:t>2</w:t>
        </w:r>
        <w:r w:rsidR="1393DF00">
          <w:fldChar w:fldCharType="end"/>
        </w:r>
      </w:hyperlink>
    </w:p>
    <w:p w:rsidR="00C5334E" w:rsidP="03CD6AAF" w:rsidRDefault="00000000" w14:paraId="212AB8DC" w14:textId="2920BC8F">
      <w:pPr>
        <w:pStyle w:val="TOC1"/>
        <w:tabs>
          <w:tab w:val="right" w:leader="dot" w:pos="9360"/>
        </w:tabs>
        <w:rPr>
          <w:rFonts w:asciiTheme="minorHAnsi" w:hAnsiTheme="minorHAnsi" w:eastAsiaTheme="minorEastAsia" w:cstheme="minorBidi"/>
          <w:noProof/>
          <w:sz w:val="22"/>
          <w:szCs w:val="22"/>
        </w:rPr>
      </w:pPr>
      <w:hyperlink w:anchor="_Toc1516090927">
        <w:r w:rsidRPr="03CD6AAF" w:rsidR="03CD6AAF">
          <w:rPr>
            <w:rStyle w:val="Hyperlink"/>
          </w:rPr>
          <w:t>List of tables</w:t>
        </w:r>
        <w:r w:rsidR="00D83C2C">
          <w:tab/>
        </w:r>
        <w:r w:rsidR="00D83C2C">
          <w:fldChar w:fldCharType="begin"/>
        </w:r>
        <w:r w:rsidR="00D83C2C">
          <w:instrText>PAGEREF _Toc1516090927 \h</w:instrText>
        </w:r>
        <w:r w:rsidR="00D83C2C">
          <w:fldChar w:fldCharType="separate"/>
        </w:r>
        <w:r w:rsidRPr="03CD6AAF" w:rsidR="03CD6AAF">
          <w:rPr>
            <w:rStyle w:val="Hyperlink"/>
          </w:rPr>
          <w:t>3</w:t>
        </w:r>
        <w:r w:rsidR="00D83C2C">
          <w:fldChar w:fldCharType="end"/>
        </w:r>
      </w:hyperlink>
    </w:p>
    <w:p w:rsidR="00C5334E" w:rsidP="03CD6AAF" w:rsidRDefault="00000000" w14:paraId="5B56D206" w14:textId="02A09A54">
      <w:pPr>
        <w:pStyle w:val="TOC1"/>
        <w:tabs>
          <w:tab w:val="right" w:leader="dot" w:pos="9360"/>
        </w:tabs>
        <w:rPr>
          <w:rFonts w:asciiTheme="minorHAnsi" w:hAnsiTheme="minorHAnsi" w:eastAsiaTheme="minorEastAsia" w:cstheme="minorBidi"/>
          <w:noProof/>
          <w:sz w:val="22"/>
          <w:szCs w:val="22"/>
        </w:rPr>
      </w:pPr>
      <w:hyperlink w:anchor="_Toc1984932892">
        <w:r w:rsidRPr="03CD6AAF" w:rsidR="03CD6AAF">
          <w:rPr>
            <w:rStyle w:val="Hyperlink"/>
          </w:rPr>
          <w:t>1.0 Abstract</w:t>
        </w:r>
        <w:r w:rsidR="00D83C2C">
          <w:tab/>
        </w:r>
        <w:r w:rsidR="00D83C2C">
          <w:fldChar w:fldCharType="begin"/>
        </w:r>
        <w:r w:rsidR="00D83C2C">
          <w:instrText>PAGEREF _Toc1984932892 \h</w:instrText>
        </w:r>
        <w:r w:rsidR="00D83C2C">
          <w:fldChar w:fldCharType="separate"/>
        </w:r>
        <w:r w:rsidRPr="03CD6AAF" w:rsidR="03CD6AAF">
          <w:rPr>
            <w:rStyle w:val="Hyperlink"/>
          </w:rPr>
          <w:t>4</w:t>
        </w:r>
        <w:r w:rsidR="00D83C2C">
          <w:fldChar w:fldCharType="end"/>
        </w:r>
      </w:hyperlink>
    </w:p>
    <w:p w:rsidR="00C5334E" w:rsidP="03CD6AAF" w:rsidRDefault="00000000" w14:paraId="0940A7A7" w14:textId="38A7F80D">
      <w:pPr>
        <w:pStyle w:val="TOC1"/>
        <w:tabs>
          <w:tab w:val="right" w:leader="dot" w:pos="9360"/>
        </w:tabs>
        <w:rPr>
          <w:rFonts w:asciiTheme="minorHAnsi" w:hAnsiTheme="minorHAnsi" w:eastAsiaTheme="minorEastAsia" w:cstheme="minorBidi"/>
          <w:noProof/>
          <w:sz w:val="22"/>
          <w:szCs w:val="22"/>
        </w:rPr>
      </w:pPr>
      <w:hyperlink w:anchor="_Toc933510657">
        <w:r w:rsidRPr="03CD6AAF" w:rsidR="03CD6AAF">
          <w:rPr>
            <w:rStyle w:val="Hyperlink"/>
          </w:rPr>
          <w:t>2.0 Requirements</w:t>
        </w:r>
        <w:r w:rsidR="00D83C2C">
          <w:tab/>
        </w:r>
        <w:r w:rsidR="00D83C2C">
          <w:fldChar w:fldCharType="begin"/>
        </w:r>
        <w:r w:rsidR="00D83C2C">
          <w:instrText>PAGEREF _Toc933510657 \h</w:instrText>
        </w:r>
        <w:r w:rsidR="00D83C2C">
          <w:fldChar w:fldCharType="separate"/>
        </w:r>
        <w:r w:rsidRPr="03CD6AAF" w:rsidR="03CD6AAF">
          <w:rPr>
            <w:rStyle w:val="Hyperlink"/>
          </w:rPr>
          <w:t>6</w:t>
        </w:r>
        <w:r w:rsidR="00D83C2C">
          <w:fldChar w:fldCharType="end"/>
        </w:r>
      </w:hyperlink>
    </w:p>
    <w:p w:rsidR="00C5334E" w:rsidP="03CD6AAF" w:rsidRDefault="00000000" w14:paraId="4505D8A2" w14:textId="6449461B">
      <w:pPr>
        <w:pStyle w:val="TOC2"/>
        <w:tabs>
          <w:tab w:val="right" w:leader="dot" w:pos="9360"/>
        </w:tabs>
        <w:rPr>
          <w:rFonts w:asciiTheme="minorHAnsi" w:hAnsiTheme="minorHAnsi" w:eastAsiaTheme="minorEastAsia" w:cstheme="minorBidi"/>
          <w:noProof/>
          <w:sz w:val="22"/>
          <w:szCs w:val="22"/>
        </w:rPr>
      </w:pPr>
      <w:hyperlink w:anchor="_Toc1368502618">
        <w:r w:rsidRPr="03CD6AAF" w:rsidR="03CD6AAF">
          <w:rPr>
            <w:rStyle w:val="Hyperlink"/>
          </w:rPr>
          <w:t>2.1 Hardware</w:t>
        </w:r>
        <w:r w:rsidR="00D83C2C">
          <w:tab/>
        </w:r>
        <w:r w:rsidR="00D83C2C">
          <w:fldChar w:fldCharType="begin"/>
        </w:r>
        <w:r w:rsidR="00D83C2C">
          <w:instrText>PAGEREF _Toc1368502618 \h</w:instrText>
        </w:r>
        <w:r w:rsidR="00D83C2C">
          <w:fldChar w:fldCharType="separate"/>
        </w:r>
        <w:r w:rsidRPr="03CD6AAF" w:rsidR="03CD6AAF">
          <w:rPr>
            <w:rStyle w:val="Hyperlink"/>
          </w:rPr>
          <w:t>6</w:t>
        </w:r>
        <w:r w:rsidR="00D83C2C">
          <w:fldChar w:fldCharType="end"/>
        </w:r>
      </w:hyperlink>
    </w:p>
    <w:p w:rsidR="00C5334E" w:rsidP="03CD6AAF" w:rsidRDefault="00000000" w14:paraId="6B092B96" w14:textId="51784993">
      <w:pPr>
        <w:pStyle w:val="TOC2"/>
        <w:tabs>
          <w:tab w:val="right" w:leader="dot" w:pos="9360"/>
        </w:tabs>
        <w:rPr>
          <w:rFonts w:asciiTheme="minorHAnsi" w:hAnsiTheme="minorHAnsi" w:eastAsiaTheme="minorEastAsia" w:cstheme="minorBidi"/>
          <w:noProof/>
          <w:sz w:val="22"/>
          <w:szCs w:val="22"/>
        </w:rPr>
      </w:pPr>
      <w:hyperlink w:anchor="_Toc1143995215">
        <w:r w:rsidRPr="03CD6AAF" w:rsidR="03CD6AAF">
          <w:rPr>
            <w:rStyle w:val="Hyperlink"/>
          </w:rPr>
          <w:t>2.2 Software</w:t>
        </w:r>
        <w:r w:rsidR="00D83C2C">
          <w:tab/>
        </w:r>
        <w:r w:rsidR="00D83C2C">
          <w:fldChar w:fldCharType="begin"/>
        </w:r>
        <w:r w:rsidR="00D83C2C">
          <w:instrText>PAGEREF _Toc1143995215 \h</w:instrText>
        </w:r>
        <w:r w:rsidR="00D83C2C">
          <w:fldChar w:fldCharType="separate"/>
        </w:r>
        <w:r w:rsidRPr="03CD6AAF" w:rsidR="03CD6AAF">
          <w:rPr>
            <w:rStyle w:val="Hyperlink"/>
          </w:rPr>
          <w:t>7</w:t>
        </w:r>
        <w:r w:rsidR="00D83C2C">
          <w:fldChar w:fldCharType="end"/>
        </w:r>
      </w:hyperlink>
    </w:p>
    <w:p w:rsidR="00C5334E" w:rsidP="03CD6AAF" w:rsidRDefault="00000000" w14:paraId="3A7D47CA" w14:textId="0163E928">
      <w:pPr>
        <w:pStyle w:val="TOC1"/>
        <w:tabs>
          <w:tab w:val="right" w:leader="dot" w:pos="9360"/>
        </w:tabs>
        <w:rPr>
          <w:rFonts w:asciiTheme="minorHAnsi" w:hAnsiTheme="minorHAnsi" w:eastAsiaTheme="minorEastAsia" w:cstheme="minorBidi"/>
          <w:noProof/>
          <w:sz w:val="22"/>
          <w:szCs w:val="22"/>
        </w:rPr>
      </w:pPr>
      <w:hyperlink w:anchor="_Toc2017862671">
        <w:r w:rsidRPr="03CD6AAF" w:rsidR="03CD6AAF">
          <w:rPr>
            <w:rStyle w:val="Hyperlink"/>
          </w:rPr>
          <w:t>3.0 Device Overview</w:t>
        </w:r>
        <w:r w:rsidR="00D83C2C">
          <w:tab/>
        </w:r>
        <w:r w:rsidR="00D83C2C">
          <w:fldChar w:fldCharType="begin"/>
        </w:r>
        <w:r w:rsidR="00D83C2C">
          <w:instrText>PAGEREF _Toc2017862671 \h</w:instrText>
        </w:r>
        <w:r w:rsidR="00D83C2C">
          <w:fldChar w:fldCharType="separate"/>
        </w:r>
        <w:r w:rsidRPr="03CD6AAF" w:rsidR="03CD6AAF">
          <w:rPr>
            <w:rStyle w:val="Hyperlink"/>
          </w:rPr>
          <w:t>7</w:t>
        </w:r>
        <w:r w:rsidR="00D83C2C">
          <w:fldChar w:fldCharType="end"/>
        </w:r>
      </w:hyperlink>
    </w:p>
    <w:p w:rsidR="00C5334E" w:rsidP="03CD6AAF" w:rsidRDefault="00000000" w14:paraId="42199AD6" w14:textId="17E0842F">
      <w:pPr>
        <w:pStyle w:val="TOC2"/>
        <w:tabs>
          <w:tab w:val="right" w:leader="dot" w:pos="9360"/>
        </w:tabs>
        <w:rPr>
          <w:rFonts w:asciiTheme="minorHAnsi" w:hAnsiTheme="minorHAnsi" w:eastAsiaTheme="minorEastAsia" w:cstheme="minorBidi"/>
          <w:noProof/>
          <w:sz w:val="22"/>
          <w:szCs w:val="22"/>
        </w:rPr>
      </w:pPr>
      <w:hyperlink w:anchor="_Toc2062896032">
        <w:r w:rsidRPr="03CD6AAF" w:rsidR="03CD6AAF">
          <w:rPr>
            <w:rStyle w:val="Hyperlink"/>
          </w:rPr>
          <w:t>3.1 hardware modules</w:t>
        </w:r>
        <w:r w:rsidR="00D83C2C">
          <w:tab/>
        </w:r>
        <w:r w:rsidR="00D83C2C">
          <w:fldChar w:fldCharType="begin"/>
        </w:r>
        <w:r w:rsidR="00D83C2C">
          <w:instrText>PAGEREF _Toc2062896032 \h</w:instrText>
        </w:r>
        <w:r w:rsidR="00D83C2C">
          <w:fldChar w:fldCharType="separate"/>
        </w:r>
        <w:r w:rsidRPr="03CD6AAF" w:rsidR="03CD6AAF">
          <w:rPr>
            <w:rStyle w:val="Hyperlink"/>
          </w:rPr>
          <w:t>8</w:t>
        </w:r>
        <w:r w:rsidR="00D83C2C">
          <w:fldChar w:fldCharType="end"/>
        </w:r>
      </w:hyperlink>
    </w:p>
    <w:p w:rsidR="00C5334E" w:rsidP="03CD6AAF" w:rsidRDefault="00000000" w14:paraId="79954F8E" w14:textId="4FBE8E58">
      <w:pPr>
        <w:pStyle w:val="TOC3"/>
        <w:tabs>
          <w:tab w:val="right" w:leader="dot" w:pos="9360"/>
        </w:tabs>
        <w:rPr>
          <w:rFonts w:asciiTheme="minorHAnsi" w:hAnsiTheme="minorHAnsi" w:eastAsiaTheme="minorEastAsia" w:cstheme="minorBidi"/>
          <w:noProof/>
          <w:sz w:val="22"/>
          <w:szCs w:val="22"/>
        </w:rPr>
      </w:pPr>
      <w:hyperlink w:anchor="_Toc1254861582">
        <w:r w:rsidRPr="03CD6AAF" w:rsidR="03CD6AAF">
          <w:rPr>
            <w:rStyle w:val="Hyperlink"/>
          </w:rPr>
          <w:t>3.1.1 Seeed Studio nRF52840 Microcontroller</w:t>
        </w:r>
        <w:r w:rsidR="00D83C2C">
          <w:tab/>
        </w:r>
        <w:r w:rsidR="00D83C2C">
          <w:fldChar w:fldCharType="begin"/>
        </w:r>
        <w:r w:rsidR="00D83C2C">
          <w:instrText>PAGEREF _Toc1254861582 \h</w:instrText>
        </w:r>
        <w:r w:rsidR="00D83C2C">
          <w:fldChar w:fldCharType="separate"/>
        </w:r>
        <w:r w:rsidRPr="03CD6AAF" w:rsidR="03CD6AAF">
          <w:rPr>
            <w:rStyle w:val="Hyperlink"/>
          </w:rPr>
          <w:t>8</w:t>
        </w:r>
        <w:r w:rsidR="00D83C2C">
          <w:fldChar w:fldCharType="end"/>
        </w:r>
      </w:hyperlink>
    </w:p>
    <w:p w:rsidR="00C5334E" w:rsidP="03CD6AAF" w:rsidRDefault="00000000" w14:paraId="1B33D021" w14:textId="4BC99ED8">
      <w:pPr>
        <w:pStyle w:val="TOC4"/>
        <w:tabs>
          <w:tab w:val="right" w:leader="dot" w:pos="9360"/>
        </w:tabs>
        <w:rPr>
          <w:rFonts w:asciiTheme="minorHAnsi" w:hAnsiTheme="minorHAnsi" w:eastAsiaTheme="minorEastAsia" w:cstheme="minorBidi"/>
          <w:noProof/>
          <w:sz w:val="22"/>
          <w:szCs w:val="22"/>
        </w:rPr>
      </w:pPr>
      <w:hyperlink w:anchor="_Toc1961291598">
        <w:r w:rsidRPr="03CD6AAF" w:rsidR="03CD6AAF">
          <w:rPr>
            <w:rStyle w:val="Hyperlink"/>
          </w:rPr>
          <w:t>3.1.1.1 IMU: LSM6DS3tR</w:t>
        </w:r>
        <w:r w:rsidR="00D83C2C">
          <w:tab/>
        </w:r>
        <w:r w:rsidR="00D83C2C">
          <w:fldChar w:fldCharType="begin"/>
        </w:r>
        <w:r w:rsidR="00D83C2C">
          <w:instrText>PAGEREF _Toc1961291598 \h</w:instrText>
        </w:r>
        <w:r w:rsidR="00D83C2C">
          <w:fldChar w:fldCharType="separate"/>
        </w:r>
        <w:r w:rsidRPr="03CD6AAF" w:rsidR="03CD6AAF">
          <w:rPr>
            <w:rStyle w:val="Hyperlink"/>
          </w:rPr>
          <w:t>10</w:t>
        </w:r>
        <w:r w:rsidR="00D83C2C">
          <w:fldChar w:fldCharType="end"/>
        </w:r>
      </w:hyperlink>
    </w:p>
    <w:p w:rsidR="00C5334E" w:rsidP="03CD6AAF" w:rsidRDefault="00000000" w14:paraId="11217749" w14:textId="63036C7A">
      <w:pPr>
        <w:pStyle w:val="TOC4"/>
        <w:tabs>
          <w:tab w:val="right" w:leader="dot" w:pos="9360"/>
        </w:tabs>
        <w:rPr>
          <w:rFonts w:asciiTheme="minorHAnsi" w:hAnsiTheme="minorHAnsi" w:eastAsiaTheme="minorEastAsia" w:cstheme="minorBidi"/>
          <w:noProof/>
          <w:sz w:val="22"/>
          <w:szCs w:val="22"/>
        </w:rPr>
      </w:pPr>
      <w:hyperlink w:anchor="_Toc2080242131">
        <w:r w:rsidRPr="03CD6AAF" w:rsidR="03CD6AAF">
          <w:rPr>
            <w:rStyle w:val="Hyperlink"/>
          </w:rPr>
          <w:t>3.1.1.2 Bluetooth</w:t>
        </w:r>
        <w:r w:rsidR="00D83C2C">
          <w:tab/>
        </w:r>
        <w:r w:rsidR="00D83C2C">
          <w:fldChar w:fldCharType="begin"/>
        </w:r>
        <w:r w:rsidR="00D83C2C">
          <w:instrText>PAGEREF _Toc2080242131 \h</w:instrText>
        </w:r>
        <w:r w:rsidR="00D83C2C">
          <w:fldChar w:fldCharType="separate"/>
        </w:r>
        <w:r w:rsidRPr="03CD6AAF" w:rsidR="03CD6AAF">
          <w:rPr>
            <w:rStyle w:val="Hyperlink"/>
          </w:rPr>
          <w:t>12</w:t>
        </w:r>
        <w:r w:rsidR="00D83C2C">
          <w:fldChar w:fldCharType="end"/>
        </w:r>
      </w:hyperlink>
    </w:p>
    <w:p w:rsidR="00C5334E" w:rsidP="03CD6AAF" w:rsidRDefault="00000000" w14:paraId="63EF4EAC" w14:textId="4AC82A28">
      <w:pPr>
        <w:pStyle w:val="TOC3"/>
        <w:tabs>
          <w:tab w:val="right" w:leader="dot" w:pos="9360"/>
        </w:tabs>
        <w:rPr>
          <w:rFonts w:asciiTheme="minorHAnsi" w:hAnsiTheme="minorHAnsi" w:eastAsiaTheme="minorEastAsia" w:cstheme="minorBidi"/>
          <w:noProof/>
          <w:sz w:val="22"/>
          <w:szCs w:val="22"/>
        </w:rPr>
      </w:pPr>
      <w:hyperlink w:anchor="_Toc1440323979">
        <w:r w:rsidRPr="03CD6AAF" w:rsidR="03CD6AAF">
          <w:rPr>
            <w:rStyle w:val="Hyperlink"/>
          </w:rPr>
          <w:t>3.1.3 Haptic Vibrator</w:t>
        </w:r>
        <w:r w:rsidR="00D83C2C">
          <w:tab/>
        </w:r>
        <w:r w:rsidR="00D83C2C">
          <w:fldChar w:fldCharType="begin"/>
        </w:r>
        <w:r w:rsidR="00D83C2C">
          <w:instrText>PAGEREF _Toc1440323979 \h</w:instrText>
        </w:r>
        <w:r w:rsidR="00D83C2C">
          <w:fldChar w:fldCharType="separate"/>
        </w:r>
        <w:r w:rsidRPr="03CD6AAF" w:rsidR="03CD6AAF">
          <w:rPr>
            <w:rStyle w:val="Hyperlink"/>
          </w:rPr>
          <w:t>15</w:t>
        </w:r>
        <w:r w:rsidR="00D83C2C">
          <w:fldChar w:fldCharType="end"/>
        </w:r>
      </w:hyperlink>
    </w:p>
    <w:p w:rsidR="00C5334E" w:rsidP="03CD6AAF" w:rsidRDefault="00000000" w14:paraId="47F12EBA" w14:textId="6AD89DF9">
      <w:pPr>
        <w:pStyle w:val="TOC3"/>
        <w:tabs>
          <w:tab w:val="right" w:leader="dot" w:pos="9360"/>
        </w:tabs>
        <w:rPr>
          <w:rFonts w:asciiTheme="minorHAnsi" w:hAnsiTheme="minorHAnsi" w:eastAsiaTheme="minorEastAsia" w:cstheme="minorBidi"/>
          <w:noProof/>
          <w:sz w:val="22"/>
          <w:szCs w:val="22"/>
        </w:rPr>
      </w:pPr>
      <w:hyperlink w:anchor="_Toc842846209">
        <w:r w:rsidRPr="03CD6AAF" w:rsidR="03CD6AAF">
          <w:rPr>
            <w:rStyle w:val="Hyperlink"/>
          </w:rPr>
          <w:t>3.1.4 Bangle.Js 2.0 smart Watch</w:t>
        </w:r>
        <w:r w:rsidR="00D83C2C">
          <w:tab/>
        </w:r>
        <w:r w:rsidR="00D83C2C">
          <w:fldChar w:fldCharType="begin"/>
        </w:r>
        <w:r w:rsidR="00D83C2C">
          <w:instrText>PAGEREF _Toc842846209 \h</w:instrText>
        </w:r>
        <w:r w:rsidR="00D83C2C">
          <w:fldChar w:fldCharType="separate"/>
        </w:r>
        <w:r w:rsidRPr="03CD6AAF" w:rsidR="03CD6AAF">
          <w:rPr>
            <w:rStyle w:val="Hyperlink"/>
          </w:rPr>
          <w:t>15</w:t>
        </w:r>
        <w:r w:rsidR="00D83C2C">
          <w:fldChar w:fldCharType="end"/>
        </w:r>
      </w:hyperlink>
    </w:p>
    <w:p w:rsidR="00C5334E" w:rsidP="03CD6AAF" w:rsidRDefault="00000000" w14:paraId="350FAA0E" w14:textId="382733E5">
      <w:pPr>
        <w:pStyle w:val="TOC3"/>
        <w:tabs>
          <w:tab w:val="right" w:leader="dot" w:pos="9360"/>
        </w:tabs>
        <w:rPr>
          <w:rFonts w:asciiTheme="minorHAnsi" w:hAnsiTheme="minorHAnsi" w:eastAsiaTheme="minorEastAsia" w:cstheme="minorBidi"/>
          <w:noProof/>
          <w:sz w:val="22"/>
          <w:szCs w:val="22"/>
        </w:rPr>
      </w:pPr>
      <w:hyperlink w:anchor="_Toc1877765312">
        <w:r w:rsidRPr="03CD6AAF" w:rsidR="03CD6AAF">
          <w:rPr>
            <w:rStyle w:val="Hyperlink"/>
          </w:rPr>
          <w:t>3.1.5 Power</w:t>
        </w:r>
        <w:r w:rsidR="00D83C2C">
          <w:tab/>
        </w:r>
        <w:r w:rsidR="00D83C2C">
          <w:fldChar w:fldCharType="begin"/>
        </w:r>
        <w:r w:rsidR="00D83C2C">
          <w:instrText>PAGEREF _Toc1877765312 \h</w:instrText>
        </w:r>
        <w:r w:rsidR="00D83C2C">
          <w:fldChar w:fldCharType="separate"/>
        </w:r>
        <w:r w:rsidRPr="03CD6AAF" w:rsidR="03CD6AAF">
          <w:rPr>
            <w:rStyle w:val="Hyperlink"/>
          </w:rPr>
          <w:t>17</w:t>
        </w:r>
        <w:r w:rsidR="00D83C2C">
          <w:fldChar w:fldCharType="end"/>
        </w:r>
      </w:hyperlink>
    </w:p>
    <w:p w:rsidR="00C5334E" w:rsidP="03CD6AAF" w:rsidRDefault="00000000" w14:paraId="1C060EF5" w14:textId="07D1790D">
      <w:pPr>
        <w:pStyle w:val="TOC3"/>
        <w:tabs>
          <w:tab w:val="right" w:leader="dot" w:pos="9360"/>
        </w:tabs>
        <w:rPr>
          <w:rFonts w:asciiTheme="minorHAnsi" w:hAnsiTheme="minorHAnsi" w:eastAsiaTheme="minorEastAsia" w:cstheme="minorBidi"/>
          <w:noProof/>
          <w:sz w:val="22"/>
          <w:szCs w:val="22"/>
        </w:rPr>
      </w:pPr>
      <w:hyperlink w:anchor="_Toc79048868">
        <w:r w:rsidRPr="03CD6AAF" w:rsidR="03CD6AAF">
          <w:rPr>
            <w:rStyle w:val="Hyperlink"/>
          </w:rPr>
          <w:t>3.1.6  3d Filaments</w:t>
        </w:r>
        <w:r w:rsidR="00D83C2C">
          <w:tab/>
        </w:r>
        <w:r w:rsidR="00D83C2C">
          <w:fldChar w:fldCharType="begin"/>
        </w:r>
        <w:r w:rsidR="00D83C2C">
          <w:instrText>PAGEREF _Toc79048868 \h</w:instrText>
        </w:r>
        <w:r w:rsidR="00D83C2C">
          <w:fldChar w:fldCharType="separate"/>
        </w:r>
        <w:r w:rsidRPr="03CD6AAF" w:rsidR="03CD6AAF">
          <w:rPr>
            <w:rStyle w:val="Hyperlink"/>
          </w:rPr>
          <w:t>19</w:t>
        </w:r>
        <w:r w:rsidR="00D83C2C">
          <w:fldChar w:fldCharType="end"/>
        </w:r>
      </w:hyperlink>
    </w:p>
    <w:p w:rsidRPr="009D462A" w:rsidR="00C5334E" w:rsidP="03CD6AAF" w:rsidRDefault="00000000" w14:paraId="61067FAC" w14:textId="7C7D7C99">
      <w:pPr>
        <w:pStyle w:val="TOC4"/>
        <w:tabs>
          <w:tab w:val="right" w:leader="dot" w:pos="9360"/>
        </w:tabs>
        <w:rPr>
          <w:rFonts w:asciiTheme="minorHAnsi" w:hAnsiTheme="minorHAnsi" w:eastAsiaTheme="minorEastAsia" w:cstheme="minorBidi"/>
          <w:strike/>
          <w:noProof/>
          <w:sz w:val="22"/>
          <w:szCs w:val="22"/>
        </w:rPr>
      </w:pPr>
      <w:hyperlink w:anchor="_Toc1092347159">
        <w:r w:rsidRPr="009D462A" w:rsidR="03CD6AAF">
          <w:rPr>
            <w:rStyle w:val="Hyperlink"/>
            <w:strike/>
          </w:rPr>
          <w:t>3.1.6.1 Thermoplastic elastomers (TPE)</w:t>
        </w:r>
        <w:r w:rsidRPr="009D462A" w:rsidR="00D83C2C">
          <w:rPr>
            <w:strike/>
          </w:rPr>
          <w:tab/>
        </w:r>
        <w:r w:rsidRPr="009D462A" w:rsidR="00D83C2C">
          <w:rPr>
            <w:strike/>
          </w:rPr>
          <w:fldChar w:fldCharType="begin"/>
        </w:r>
        <w:r w:rsidRPr="009D462A" w:rsidR="00D83C2C">
          <w:rPr>
            <w:strike/>
          </w:rPr>
          <w:instrText>PAGEREF _Toc1092347159 \h</w:instrText>
        </w:r>
        <w:r w:rsidRPr="009D462A" w:rsidR="00D83C2C">
          <w:rPr>
            <w:strike/>
          </w:rPr>
        </w:r>
        <w:r w:rsidRPr="009D462A" w:rsidR="00D83C2C">
          <w:rPr>
            <w:strike/>
          </w:rPr>
          <w:fldChar w:fldCharType="separate"/>
        </w:r>
        <w:r w:rsidRPr="009D462A" w:rsidR="03CD6AAF">
          <w:rPr>
            <w:rStyle w:val="Hyperlink"/>
            <w:strike/>
          </w:rPr>
          <w:t>19</w:t>
        </w:r>
        <w:r w:rsidRPr="009D462A" w:rsidR="00D83C2C">
          <w:rPr>
            <w:strike/>
          </w:rPr>
          <w:fldChar w:fldCharType="end"/>
        </w:r>
      </w:hyperlink>
    </w:p>
    <w:p w:rsidR="00C5334E" w:rsidP="03CD6AAF" w:rsidRDefault="00000000" w14:paraId="282F3907" w14:textId="3E89724E">
      <w:pPr>
        <w:pStyle w:val="TOC4"/>
        <w:tabs>
          <w:tab w:val="right" w:leader="dot" w:pos="9360"/>
        </w:tabs>
        <w:rPr>
          <w:rFonts w:asciiTheme="minorHAnsi" w:hAnsiTheme="minorHAnsi" w:eastAsiaTheme="minorEastAsia" w:cstheme="minorBidi"/>
          <w:noProof/>
          <w:sz w:val="22"/>
          <w:szCs w:val="22"/>
        </w:rPr>
      </w:pPr>
      <w:hyperlink w:anchor="_Toc1944189646">
        <w:r w:rsidRPr="03CD6AAF" w:rsidR="03CD6AAF">
          <w:rPr>
            <w:rStyle w:val="Hyperlink"/>
          </w:rPr>
          <w:t>3.1.6.2 Thermoplastic polyurethane (TPU)</w:t>
        </w:r>
        <w:r w:rsidR="00D83C2C">
          <w:tab/>
        </w:r>
        <w:r w:rsidR="00D83C2C">
          <w:fldChar w:fldCharType="begin"/>
        </w:r>
        <w:r w:rsidR="00D83C2C">
          <w:instrText>PAGEREF _Toc1944189646 \h</w:instrText>
        </w:r>
        <w:r w:rsidR="00D83C2C">
          <w:fldChar w:fldCharType="separate"/>
        </w:r>
        <w:r w:rsidRPr="03CD6AAF" w:rsidR="03CD6AAF">
          <w:rPr>
            <w:rStyle w:val="Hyperlink"/>
          </w:rPr>
          <w:t>20</w:t>
        </w:r>
        <w:r w:rsidR="00D83C2C">
          <w:fldChar w:fldCharType="end"/>
        </w:r>
      </w:hyperlink>
    </w:p>
    <w:p w:rsidR="00C5334E" w:rsidP="03CD6AAF" w:rsidRDefault="00000000" w14:paraId="3993E29F" w14:textId="627429FC">
      <w:pPr>
        <w:pStyle w:val="TOC3"/>
        <w:tabs>
          <w:tab w:val="right" w:leader="dot" w:pos="9360"/>
        </w:tabs>
        <w:rPr>
          <w:rFonts w:asciiTheme="minorHAnsi" w:hAnsiTheme="minorHAnsi" w:eastAsiaTheme="minorEastAsia" w:cstheme="minorBidi"/>
          <w:noProof/>
          <w:sz w:val="22"/>
          <w:szCs w:val="22"/>
        </w:rPr>
      </w:pPr>
      <w:hyperlink w:anchor="_Toc816273125">
        <w:r w:rsidRPr="03CD6AAF" w:rsidR="03CD6AAF">
          <w:rPr>
            <w:rStyle w:val="Hyperlink"/>
          </w:rPr>
          <w:t>3.2.1 Bangle.js 2 – JavaScript via ESPRUINO</w:t>
        </w:r>
        <w:r w:rsidR="00D83C2C">
          <w:tab/>
        </w:r>
        <w:r w:rsidR="00D83C2C">
          <w:fldChar w:fldCharType="begin"/>
        </w:r>
        <w:r w:rsidR="00D83C2C">
          <w:instrText>PAGEREF _Toc816273125 \h</w:instrText>
        </w:r>
        <w:r w:rsidR="00D83C2C">
          <w:fldChar w:fldCharType="separate"/>
        </w:r>
        <w:r w:rsidRPr="03CD6AAF" w:rsidR="03CD6AAF">
          <w:rPr>
            <w:rStyle w:val="Hyperlink"/>
          </w:rPr>
          <w:t>21</w:t>
        </w:r>
        <w:r w:rsidR="00D83C2C">
          <w:fldChar w:fldCharType="end"/>
        </w:r>
      </w:hyperlink>
    </w:p>
    <w:p w:rsidR="00C5334E" w:rsidP="03CD6AAF" w:rsidRDefault="00000000" w14:paraId="33204E75" w14:textId="603C48A5">
      <w:pPr>
        <w:pStyle w:val="TOC3"/>
        <w:tabs>
          <w:tab w:val="right" w:leader="dot" w:pos="9360"/>
        </w:tabs>
        <w:rPr>
          <w:rFonts w:asciiTheme="minorHAnsi" w:hAnsiTheme="minorHAnsi" w:eastAsiaTheme="minorEastAsia" w:cstheme="minorBidi"/>
          <w:noProof/>
          <w:sz w:val="22"/>
          <w:szCs w:val="22"/>
        </w:rPr>
      </w:pPr>
      <w:hyperlink w:anchor="_Toc629435158">
        <w:r w:rsidRPr="03CD6AAF" w:rsidR="03CD6AAF">
          <w:rPr>
            <w:rStyle w:val="Hyperlink"/>
          </w:rPr>
          <w:t>3.2.2 Smart Phone Apps</w:t>
        </w:r>
        <w:r w:rsidR="00D83C2C">
          <w:tab/>
        </w:r>
        <w:r w:rsidR="00D83C2C">
          <w:fldChar w:fldCharType="begin"/>
        </w:r>
        <w:r w:rsidR="00D83C2C">
          <w:instrText>PAGEREF _Toc629435158 \h</w:instrText>
        </w:r>
        <w:r w:rsidR="00D83C2C">
          <w:fldChar w:fldCharType="separate"/>
        </w:r>
        <w:r w:rsidRPr="03CD6AAF" w:rsidR="03CD6AAF">
          <w:rPr>
            <w:rStyle w:val="Hyperlink"/>
          </w:rPr>
          <w:t>22</w:t>
        </w:r>
        <w:r w:rsidR="00D83C2C">
          <w:fldChar w:fldCharType="end"/>
        </w:r>
      </w:hyperlink>
    </w:p>
    <w:p w:rsidR="00C5334E" w:rsidP="03CD6AAF" w:rsidRDefault="00000000" w14:paraId="5B4E8E26" w14:textId="1C22AC4A">
      <w:pPr>
        <w:pStyle w:val="TOC3"/>
        <w:tabs>
          <w:tab w:val="right" w:leader="dot" w:pos="9360"/>
        </w:tabs>
        <w:rPr>
          <w:rFonts w:asciiTheme="minorHAnsi" w:hAnsiTheme="minorHAnsi" w:eastAsiaTheme="minorEastAsia" w:cstheme="minorBidi"/>
          <w:noProof/>
          <w:sz w:val="22"/>
          <w:szCs w:val="22"/>
        </w:rPr>
      </w:pPr>
      <w:hyperlink w:anchor="_Toc294221974">
        <w:r w:rsidRPr="03CD6AAF" w:rsidR="03CD6AAF">
          <w:rPr>
            <w:rStyle w:val="Hyperlink"/>
          </w:rPr>
          <w:t>3.2.3 Seeed board - Arduino (C)</w:t>
        </w:r>
        <w:r w:rsidR="00D83C2C">
          <w:tab/>
        </w:r>
        <w:r w:rsidR="00D83C2C">
          <w:fldChar w:fldCharType="begin"/>
        </w:r>
        <w:r w:rsidR="00D83C2C">
          <w:instrText>PAGEREF _Toc294221974 \h</w:instrText>
        </w:r>
        <w:r w:rsidR="00D83C2C">
          <w:fldChar w:fldCharType="separate"/>
        </w:r>
        <w:r w:rsidRPr="03CD6AAF" w:rsidR="03CD6AAF">
          <w:rPr>
            <w:rStyle w:val="Hyperlink"/>
          </w:rPr>
          <w:t>23</w:t>
        </w:r>
        <w:r w:rsidR="00D83C2C">
          <w:fldChar w:fldCharType="end"/>
        </w:r>
      </w:hyperlink>
    </w:p>
    <w:p w:rsidR="00C5334E" w:rsidP="03CD6AAF" w:rsidRDefault="00000000" w14:paraId="3A782BAA" w14:textId="33EE2FA1">
      <w:pPr>
        <w:pStyle w:val="TOC3"/>
        <w:tabs>
          <w:tab w:val="right" w:leader="dot" w:pos="9360"/>
        </w:tabs>
        <w:rPr>
          <w:rFonts w:asciiTheme="minorHAnsi" w:hAnsiTheme="minorHAnsi" w:eastAsiaTheme="minorEastAsia" w:cstheme="minorBidi"/>
          <w:noProof/>
          <w:sz w:val="22"/>
          <w:szCs w:val="22"/>
        </w:rPr>
      </w:pPr>
      <w:hyperlink w:anchor="_Toc1008388572">
        <w:r w:rsidRPr="03CD6AAF" w:rsidR="03CD6AAF">
          <w:rPr>
            <w:rStyle w:val="Hyperlink"/>
          </w:rPr>
          <w:t>3.2.3 Prusa Slicer 2.6.1 &amp; Fusion 360</w:t>
        </w:r>
        <w:r w:rsidR="00D83C2C">
          <w:tab/>
        </w:r>
        <w:r w:rsidR="00D83C2C">
          <w:fldChar w:fldCharType="begin"/>
        </w:r>
        <w:r w:rsidR="00D83C2C">
          <w:instrText>PAGEREF _Toc1008388572 \h</w:instrText>
        </w:r>
        <w:r w:rsidR="00D83C2C">
          <w:fldChar w:fldCharType="separate"/>
        </w:r>
        <w:r w:rsidRPr="03CD6AAF" w:rsidR="03CD6AAF">
          <w:rPr>
            <w:rStyle w:val="Hyperlink"/>
          </w:rPr>
          <w:t>25</w:t>
        </w:r>
        <w:r w:rsidR="00D83C2C">
          <w:fldChar w:fldCharType="end"/>
        </w:r>
      </w:hyperlink>
    </w:p>
    <w:p w:rsidR="00C5334E" w:rsidP="03CD6AAF" w:rsidRDefault="00000000" w14:paraId="142D920A" w14:textId="462E9584">
      <w:pPr>
        <w:pStyle w:val="TOC1"/>
        <w:tabs>
          <w:tab w:val="right" w:leader="dot" w:pos="9360"/>
        </w:tabs>
        <w:rPr>
          <w:rFonts w:asciiTheme="minorHAnsi" w:hAnsiTheme="minorHAnsi" w:eastAsiaTheme="minorEastAsia" w:cstheme="minorBidi"/>
          <w:noProof/>
          <w:sz w:val="22"/>
          <w:szCs w:val="22"/>
        </w:rPr>
      </w:pPr>
      <w:hyperlink w:anchor="_Toc1900016488">
        <w:r w:rsidRPr="03CD6AAF" w:rsidR="03CD6AAF">
          <w:rPr>
            <w:rStyle w:val="Hyperlink"/>
          </w:rPr>
          <w:t>4.0 Costs</w:t>
        </w:r>
        <w:r w:rsidR="00D83C2C">
          <w:tab/>
        </w:r>
        <w:r w:rsidR="00D83C2C">
          <w:fldChar w:fldCharType="begin"/>
        </w:r>
        <w:r w:rsidR="00D83C2C">
          <w:instrText>PAGEREF _Toc1900016488 \h</w:instrText>
        </w:r>
        <w:r w:rsidR="00D83C2C">
          <w:fldChar w:fldCharType="separate"/>
        </w:r>
        <w:r w:rsidRPr="03CD6AAF" w:rsidR="03CD6AAF">
          <w:rPr>
            <w:rStyle w:val="Hyperlink"/>
          </w:rPr>
          <w:t>25</w:t>
        </w:r>
        <w:r w:rsidR="00D83C2C">
          <w:fldChar w:fldCharType="end"/>
        </w:r>
      </w:hyperlink>
    </w:p>
    <w:p w:rsidR="00C5334E" w:rsidP="03CD6AAF" w:rsidRDefault="00000000" w14:paraId="3737087E" w14:textId="0E7C2001">
      <w:pPr>
        <w:pStyle w:val="TOC1"/>
        <w:tabs>
          <w:tab w:val="right" w:leader="dot" w:pos="9360"/>
        </w:tabs>
        <w:rPr>
          <w:rFonts w:asciiTheme="minorHAnsi" w:hAnsiTheme="minorHAnsi" w:eastAsiaTheme="minorEastAsia" w:cstheme="minorBidi"/>
          <w:noProof/>
          <w:sz w:val="22"/>
          <w:szCs w:val="22"/>
        </w:rPr>
      </w:pPr>
      <w:hyperlink w:anchor="_Toc1088158942">
        <w:r w:rsidRPr="03CD6AAF" w:rsidR="03CD6AAF">
          <w:rPr>
            <w:rStyle w:val="Hyperlink"/>
          </w:rPr>
          <w:t>5.0 Technical Problems</w:t>
        </w:r>
        <w:r w:rsidR="00D83C2C">
          <w:tab/>
        </w:r>
        <w:r w:rsidR="00D83C2C">
          <w:fldChar w:fldCharType="begin"/>
        </w:r>
        <w:r w:rsidR="00D83C2C">
          <w:instrText>PAGEREF _Toc1088158942 \h</w:instrText>
        </w:r>
        <w:r w:rsidR="00D83C2C">
          <w:fldChar w:fldCharType="separate"/>
        </w:r>
        <w:r w:rsidRPr="03CD6AAF" w:rsidR="03CD6AAF">
          <w:rPr>
            <w:rStyle w:val="Hyperlink"/>
          </w:rPr>
          <w:t>27</w:t>
        </w:r>
        <w:r w:rsidR="00D83C2C">
          <w:fldChar w:fldCharType="end"/>
        </w:r>
      </w:hyperlink>
    </w:p>
    <w:p w:rsidR="00C5334E" w:rsidP="03CD6AAF" w:rsidRDefault="00000000" w14:paraId="45CDA794" w14:textId="176A360E">
      <w:pPr>
        <w:pStyle w:val="TOC1"/>
        <w:tabs>
          <w:tab w:val="right" w:leader="dot" w:pos="9360"/>
        </w:tabs>
        <w:rPr>
          <w:rFonts w:asciiTheme="minorHAnsi" w:hAnsiTheme="minorHAnsi" w:eastAsiaTheme="minorEastAsia" w:cstheme="minorBidi"/>
          <w:noProof/>
          <w:sz w:val="22"/>
          <w:szCs w:val="22"/>
        </w:rPr>
      </w:pPr>
      <w:hyperlink w:anchor="_Toc367012887">
        <w:r w:rsidRPr="03CD6AAF" w:rsidR="03CD6AAF">
          <w:rPr>
            <w:rStyle w:val="Hyperlink"/>
          </w:rPr>
          <w:t>6.0 Product Markets</w:t>
        </w:r>
        <w:r w:rsidR="00D83C2C">
          <w:tab/>
        </w:r>
        <w:r w:rsidR="00D83C2C">
          <w:fldChar w:fldCharType="begin"/>
        </w:r>
        <w:r w:rsidR="00D83C2C">
          <w:instrText>PAGEREF _Toc367012887 \h</w:instrText>
        </w:r>
        <w:r w:rsidR="00D83C2C">
          <w:fldChar w:fldCharType="separate"/>
        </w:r>
        <w:r w:rsidRPr="03CD6AAF" w:rsidR="03CD6AAF">
          <w:rPr>
            <w:rStyle w:val="Hyperlink"/>
          </w:rPr>
          <w:t>32</w:t>
        </w:r>
        <w:r w:rsidR="00D83C2C">
          <w:fldChar w:fldCharType="end"/>
        </w:r>
      </w:hyperlink>
    </w:p>
    <w:p w:rsidR="00C5334E" w:rsidP="03CD6AAF" w:rsidRDefault="00000000" w14:paraId="251E22A4" w14:textId="7F0CC834">
      <w:pPr>
        <w:pStyle w:val="TOC1"/>
        <w:tabs>
          <w:tab w:val="right" w:leader="dot" w:pos="9360"/>
        </w:tabs>
        <w:rPr>
          <w:rFonts w:asciiTheme="minorHAnsi" w:hAnsiTheme="minorHAnsi" w:eastAsiaTheme="minorEastAsia" w:cstheme="minorBidi"/>
          <w:noProof/>
          <w:sz w:val="22"/>
          <w:szCs w:val="22"/>
        </w:rPr>
      </w:pPr>
      <w:hyperlink w:anchor="_Toc318677101">
        <w:r w:rsidRPr="03CD6AAF" w:rsidR="03CD6AAF">
          <w:rPr>
            <w:rStyle w:val="Hyperlink"/>
          </w:rPr>
          <w:t>Appendix A: Schematics</w:t>
        </w:r>
        <w:r w:rsidR="00D83C2C">
          <w:tab/>
        </w:r>
        <w:r w:rsidR="00D83C2C">
          <w:fldChar w:fldCharType="begin"/>
        </w:r>
        <w:r w:rsidR="00D83C2C">
          <w:instrText>PAGEREF _Toc318677101 \h</w:instrText>
        </w:r>
        <w:r w:rsidR="00D83C2C">
          <w:fldChar w:fldCharType="separate"/>
        </w:r>
        <w:r w:rsidRPr="03CD6AAF" w:rsidR="03CD6AAF">
          <w:rPr>
            <w:rStyle w:val="Hyperlink"/>
          </w:rPr>
          <w:t>33</w:t>
        </w:r>
        <w:r w:rsidR="00D83C2C">
          <w:fldChar w:fldCharType="end"/>
        </w:r>
      </w:hyperlink>
      <w:r w:rsidR="00D83C2C">
        <w:fldChar w:fldCharType="end"/>
      </w:r>
    </w:p>
    <w:p w:rsidR="1393DF00" w:rsidP="00B074BA" w:rsidRDefault="1393DF00" w14:paraId="44C2A950" w14:textId="3AB2A925">
      <w:pPr>
        <w:pStyle w:val="TOC1"/>
      </w:pPr>
    </w:p>
    <w:p w:rsidR="69ACA7C3" w:rsidP="00B074BA" w:rsidRDefault="69ACA7C3" w14:paraId="54956FB2" w14:textId="7D223F9F"/>
    <w:p w:rsidR="6C4BA3DF" w:rsidP="00B074BA" w:rsidRDefault="6C4BA3DF" w14:paraId="16490092" w14:textId="5B4ED20D">
      <w:r>
        <w:br w:type="page"/>
      </w:r>
    </w:p>
    <w:p w:rsidR="7364EE18" w:rsidP="00C5334E" w:rsidRDefault="7364EE18" w14:paraId="6E11D5B2" w14:textId="06FD48A3">
      <w:pPr>
        <w:pStyle w:val="Heading1"/>
      </w:pPr>
      <w:bookmarkStart w:name="_Toc187138134" w:id="4"/>
      <w:r>
        <w:lastRenderedPageBreak/>
        <w:t xml:space="preserve">List of </w:t>
      </w:r>
      <w:r w:rsidR="30246208">
        <w:t>figures</w:t>
      </w:r>
      <w:bookmarkEnd w:id="4"/>
    </w:p>
    <w:tbl>
      <w:tblPr>
        <w:tblStyle w:val="TableGrid"/>
        <w:tblW w:w="0" w:type="auto"/>
        <w:tblLayout w:type="fixed"/>
        <w:tblLook w:val="06A0" w:firstRow="1" w:lastRow="0" w:firstColumn="1" w:lastColumn="0" w:noHBand="1" w:noVBand="1"/>
      </w:tblPr>
      <w:tblGrid>
        <w:gridCol w:w="2115"/>
        <w:gridCol w:w="4125"/>
        <w:gridCol w:w="1245"/>
      </w:tblGrid>
      <w:tr w:rsidR="5493C85A" w:rsidTr="1121AC05" w14:paraId="73BB0A59" w14:textId="77777777">
        <w:trPr>
          <w:trHeight w:val="300"/>
        </w:trPr>
        <w:tc>
          <w:tcPr>
            <w:tcW w:w="2115" w:type="dxa"/>
          </w:tcPr>
          <w:p w:rsidR="30246208" w:rsidP="15F8ACD7" w:rsidRDefault="30246208" w14:paraId="14C64BFA" w14:textId="036187E4">
            <w:pPr>
              <w:spacing w:line="240" w:lineRule="auto"/>
            </w:pPr>
            <w:r w:rsidRPr="5493C85A">
              <w:t>Figure Number</w:t>
            </w:r>
          </w:p>
        </w:tc>
        <w:tc>
          <w:tcPr>
            <w:tcW w:w="4125" w:type="dxa"/>
          </w:tcPr>
          <w:p w:rsidR="30246208" w:rsidP="15F8ACD7" w:rsidRDefault="30246208" w14:paraId="4E34926B" w14:textId="3F176B81">
            <w:pPr>
              <w:spacing w:line="240" w:lineRule="auto"/>
            </w:pPr>
            <w:r w:rsidRPr="5493C85A">
              <w:t>Figure Name</w:t>
            </w:r>
          </w:p>
        </w:tc>
        <w:tc>
          <w:tcPr>
            <w:tcW w:w="1245" w:type="dxa"/>
          </w:tcPr>
          <w:p w:rsidR="30246208" w:rsidP="15F8ACD7" w:rsidRDefault="30246208" w14:paraId="242055D5" w14:textId="2C1372B4">
            <w:pPr>
              <w:spacing w:line="240" w:lineRule="auto"/>
            </w:pPr>
            <w:r w:rsidRPr="5493C85A">
              <w:t>Page</w:t>
            </w:r>
          </w:p>
        </w:tc>
      </w:tr>
      <w:tr w:rsidR="5493C85A" w:rsidTr="1121AC05" w14:paraId="6101449A" w14:textId="77777777">
        <w:trPr>
          <w:trHeight w:val="300"/>
        </w:trPr>
        <w:tc>
          <w:tcPr>
            <w:tcW w:w="2115" w:type="dxa"/>
          </w:tcPr>
          <w:p w:rsidR="30246208" w:rsidP="15F8ACD7" w:rsidRDefault="30246208" w14:paraId="2B73AA6F" w14:textId="50297E1A">
            <w:pPr>
              <w:spacing w:line="240" w:lineRule="auto"/>
            </w:pPr>
            <w:r w:rsidRPr="5493C85A">
              <w:t>Figure 1</w:t>
            </w:r>
          </w:p>
        </w:tc>
        <w:tc>
          <w:tcPr>
            <w:tcW w:w="4125" w:type="dxa"/>
          </w:tcPr>
          <w:p w:rsidR="071382DA" w:rsidP="15F8ACD7" w:rsidRDefault="071382DA" w14:paraId="562A83B3" w14:textId="0ECE2029">
            <w:pPr>
              <w:spacing w:line="240" w:lineRule="auto"/>
            </w:pPr>
            <w:r w:rsidRPr="5493C85A">
              <w:t>Device Overview Block Diagram</w:t>
            </w:r>
          </w:p>
        </w:tc>
        <w:tc>
          <w:tcPr>
            <w:tcW w:w="1245" w:type="dxa"/>
          </w:tcPr>
          <w:p w:rsidR="5493C85A" w:rsidP="15F8ACD7" w:rsidRDefault="550613DA" w14:paraId="5A609B4E" w14:textId="2A5A25AF">
            <w:pPr>
              <w:spacing w:line="240" w:lineRule="auto"/>
            </w:pPr>
            <w:r>
              <w:t>8</w:t>
            </w:r>
          </w:p>
        </w:tc>
      </w:tr>
      <w:tr w:rsidR="5493C85A" w:rsidTr="1121AC05" w14:paraId="270A4A6C" w14:textId="77777777">
        <w:trPr>
          <w:trHeight w:val="495"/>
        </w:trPr>
        <w:tc>
          <w:tcPr>
            <w:tcW w:w="2115" w:type="dxa"/>
          </w:tcPr>
          <w:p w:rsidR="30246208" w:rsidP="15F8ACD7" w:rsidRDefault="30246208" w14:paraId="7D56C9E2" w14:textId="761134BD">
            <w:pPr>
              <w:spacing w:line="240" w:lineRule="auto"/>
            </w:pPr>
            <w:r w:rsidRPr="5493C85A">
              <w:t>Figure 2</w:t>
            </w:r>
          </w:p>
        </w:tc>
        <w:tc>
          <w:tcPr>
            <w:tcW w:w="4125" w:type="dxa"/>
          </w:tcPr>
          <w:p w:rsidR="26BFDC5B" w:rsidP="15F8ACD7" w:rsidRDefault="26BFDC5B" w14:paraId="2923691C" w14:textId="2E9CC169">
            <w:pPr>
              <w:spacing w:line="240" w:lineRule="auto"/>
            </w:pPr>
            <w:proofErr w:type="spellStart"/>
            <w:r w:rsidRPr="5493C85A">
              <w:t>Seeed</w:t>
            </w:r>
            <w:proofErr w:type="spellEnd"/>
            <w:r w:rsidRPr="5493C85A">
              <w:t xml:space="preserve"> Microcontroller Diagram</w:t>
            </w:r>
          </w:p>
        </w:tc>
        <w:tc>
          <w:tcPr>
            <w:tcW w:w="1245" w:type="dxa"/>
          </w:tcPr>
          <w:p w:rsidR="5493C85A" w:rsidP="15F8ACD7" w:rsidRDefault="3DA36E25" w14:paraId="7DAD0B53" w14:textId="2EC6830D">
            <w:pPr>
              <w:spacing w:line="240" w:lineRule="auto"/>
            </w:pPr>
            <w:r>
              <w:t>1</w:t>
            </w:r>
            <w:r w:rsidR="5E05196D">
              <w:t>1</w:t>
            </w:r>
          </w:p>
        </w:tc>
      </w:tr>
      <w:tr w:rsidR="5493C85A" w:rsidTr="1121AC05" w14:paraId="00C2B38E" w14:textId="77777777">
        <w:trPr>
          <w:trHeight w:val="300"/>
        </w:trPr>
        <w:tc>
          <w:tcPr>
            <w:tcW w:w="2115" w:type="dxa"/>
          </w:tcPr>
          <w:p w:rsidR="30246208" w:rsidP="15F8ACD7" w:rsidRDefault="30246208" w14:paraId="44414522" w14:textId="162A3AAD">
            <w:pPr>
              <w:spacing w:line="240" w:lineRule="auto"/>
            </w:pPr>
            <w:r w:rsidRPr="5493C85A">
              <w:t>Figure 3</w:t>
            </w:r>
          </w:p>
        </w:tc>
        <w:tc>
          <w:tcPr>
            <w:tcW w:w="4125" w:type="dxa"/>
          </w:tcPr>
          <w:p w:rsidR="45B8680B" w:rsidP="15F8ACD7" w:rsidRDefault="45B8680B" w14:paraId="560C53E0" w14:textId="10F6CE5D">
            <w:pPr>
              <w:spacing w:line="240" w:lineRule="auto"/>
            </w:pPr>
            <w:r w:rsidRPr="5493C85A">
              <w:t>IMU Pinout</w:t>
            </w:r>
          </w:p>
        </w:tc>
        <w:tc>
          <w:tcPr>
            <w:tcW w:w="1245" w:type="dxa"/>
          </w:tcPr>
          <w:p w:rsidR="5493C85A" w:rsidP="15F8ACD7" w:rsidRDefault="7153F94C" w14:paraId="5D0B2A9E" w14:textId="32979031">
            <w:pPr>
              <w:spacing w:line="240" w:lineRule="auto"/>
            </w:pPr>
            <w:r>
              <w:t>1</w:t>
            </w:r>
            <w:r w:rsidR="01EEFB47">
              <w:t>2</w:t>
            </w:r>
          </w:p>
        </w:tc>
      </w:tr>
      <w:tr w:rsidR="6882D221" w:rsidTr="1121AC05" w14:paraId="7CA7A8A3" w14:textId="77777777">
        <w:trPr>
          <w:trHeight w:val="300"/>
        </w:trPr>
        <w:tc>
          <w:tcPr>
            <w:tcW w:w="2115" w:type="dxa"/>
          </w:tcPr>
          <w:p w:rsidR="74C3148A" w:rsidP="15F8ACD7" w:rsidRDefault="74C3148A" w14:paraId="28758BB1" w14:textId="39772583">
            <w:pPr>
              <w:spacing w:line="240" w:lineRule="auto"/>
            </w:pPr>
            <w:r w:rsidRPr="6882D221">
              <w:t>Figure 4</w:t>
            </w:r>
          </w:p>
        </w:tc>
        <w:tc>
          <w:tcPr>
            <w:tcW w:w="4125" w:type="dxa"/>
          </w:tcPr>
          <w:p w:rsidR="6882D221" w:rsidP="15F8ACD7" w:rsidRDefault="73E58759" w14:paraId="0F242EEE" w14:textId="00811DB2">
            <w:pPr>
              <w:spacing w:line="240" w:lineRule="auto"/>
            </w:pPr>
            <w:r w:rsidRPr="70C3EB0E">
              <w:t>NFCT Control Register Block Diagram</w:t>
            </w:r>
          </w:p>
        </w:tc>
        <w:tc>
          <w:tcPr>
            <w:tcW w:w="1245" w:type="dxa"/>
          </w:tcPr>
          <w:p w:rsidR="6882D221" w:rsidP="15F8ACD7" w:rsidRDefault="79CE4FD6" w14:paraId="4FBAFF76" w14:textId="6E0B4B55">
            <w:pPr>
              <w:spacing w:line="240" w:lineRule="auto"/>
            </w:pPr>
            <w:r>
              <w:t>1</w:t>
            </w:r>
            <w:r w:rsidR="17DF57D0">
              <w:t>4</w:t>
            </w:r>
          </w:p>
        </w:tc>
      </w:tr>
      <w:tr w:rsidR="6882D221" w:rsidTr="1121AC05" w14:paraId="4C09AAAB" w14:textId="77777777">
        <w:trPr>
          <w:trHeight w:val="300"/>
        </w:trPr>
        <w:tc>
          <w:tcPr>
            <w:tcW w:w="2115" w:type="dxa"/>
          </w:tcPr>
          <w:p w:rsidR="74C3148A" w:rsidP="15F8ACD7" w:rsidRDefault="74C3148A" w14:paraId="686F8F39" w14:textId="624FD2AE">
            <w:pPr>
              <w:spacing w:line="240" w:lineRule="auto"/>
            </w:pPr>
            <w:r w:rsidRPr="6882D221">
              <w:t>Figure 5</w:t>
            </w:r>
          </w:p>
        </w:tc>
        <w:tc>
          <w:tcPr>
            <w:tcW w:w="4125" w:type="dxa"/>
          </w:tcPr>
          <w:p w:rsidR="6882D221" w:rsidP="15F8ACD7" w:rsidRDefault="76296FEE" w14:paraId="7D01AE92" w14:textId="54893297">
            <w:pPr>
              <w:spacing w:line="240" w:lineRule="auto"/>
            </w:pPr>
            <w:r w:rsidRPr="7C87D4BF">
              <w:t>NFCT overview</w:t>
            </w:r>
          </w:p>
        </w:tc>
        <w:tc>
          <w:tcPr>
            <w:tcW w:w="1245" w:type="dxa"/>
          </w:tcPr>
          <w:p w:rsidR="6882D221" w:rsidP="15F8ACD7" w:rsidRDefault="73F35FED" w14:paraId="3186DCD9" w14:textId="01C2972F">
            <w:pPr>
              <w:spacing w:line="240" w:lineRule="auto"/>
            </w:pPr>
            <w:r>
              <w:t>1</w:t>
            </w:r>
            <w:r w:rsidR="4B868BC0">
              <w:t>5</w:t>
            </w:r>
          </w:p>
        </w:tc>
      </w:tr>
      <w:tr w:rsidR="6882D221" w:rsidTr="1121AC05" w14:paraId="072AAA67" w14:textId="77777777">
        <w:trPr>
          <w:trHeight w:val="300"/>
        </w:trPr>
        <w:tc>
          <w:tcPr>
            <w:tcW w:w="2115" w:type="dxa"/>
          </w:tcPr>
          <w:p w:rsidR="74C3148A" w:rsidP="15F8ACD7" w:rsidRDefault="74C3148A" w14:paraId="30D2426B" w14:textId="564E1C73">
            <w:pPr>
              <w:spacing w:line="240" w:lineRule="auto"/>
            </w:pPr>
            <w:r w:rsidRPr="6882D221">
              <w:t>Figure 6</w:t>
            </w:r>
          </w:p>
        </w:tc>
        <w:tc>
          <w:tcPr>
            <w:tcW w:w="4125" w:type="dxa"/>
          </w:tcPr>
          <w:p w:rsidR="6882D221" w:rsidP="15F8ACD7" w:rsidRDefault="3C4A3DD8" w14:paraId="5C7531AA" w14:textId="345F73B4">
            <w:pPr>
              <w:spacing w:line="240" w:lineRule="auto"/>
            </w:pPr>
            <w:r w:rsidRPr="376222D0">
              <w:t xml:space="preserve"> </w:t>
            </w:r>
            <w:r w:rsidRPr="1972C89F" w:rsidR="35101186">
              <w:t>Additional NRF capacitance requirement diagram</w:t>
            </w:r>
          </w:p>
        </w:tc>
        <w:tc>
          <w:tcPr>
            <w:tcW w:w="1245" w:type="dxa"/>
          </w:tcPr>
          <w:p w:rsidR="6882D221" w:rsidP="15F8ACD7" w:rsidRDefault="75F3F823" w14:paraId="4B249A26" w14:textId="1EB6B0AF">
            <w:pPr>
              <w:spacing w:line="240" w:lineRule="auto"/>
            </w:pPr>
            <w:r>
              <w:t>1</w:t>
            </w:r>
            <w:r w:rsidR="35BE0733">
              <w:t>5</w:t>
            </w:r>
          </w:p>
        </w:tc>
      </w:tr>
      <w:tr w:rsidR="6882D221" w:rsidTr="1121AC05" w14:paraId="2B952842" w14:textId="77777777">
        <w:trPr>
          <w:trHeight w:val="300"/>
        </w:trPr>
        <w:tc>
          <w:tcPr>
            <w:tcW w:w="2115" w:type="dxa"/>
          </w:tcPr>
          <w:p w:rsidR="74C3148A" w:rsidP="15F8ACD7" w:rsidRDefault="74C3148A" w14:paraId="61E1B776" w14:textId="0C2C2B35">
            <w:pPr>
              <w:spacing w:line="240" w:lineRule="auto"/>
            </w:pPr>
            <w:r w:rsidRPr="6882D221">
              <w:t>Figure 7</w:t>
            </w:r>
          </w:p>
        </w:tc>
        <w:tc>
          <w:tcPr>
            <w:tcW w:w="4125" w:type="dxa"/>
          </w:tcPr>
          <w:p w:rsidR="6882D221" w:rsidP="15F8ACD7" w:rsidRDefault="276F2314" w14:paraId="2158D56E" w14:textId="7199AE4B">
            <w:pPr>
              <w:spacing w:line="240" w:lineRule="auto"/>
            </w:pPr>
            <w:r>
              <w:t>NRF additional capacitance requirement equations</w:t>
            </w:r>
          </w:p>
        </w:tc>
        <w:tc>
          <w:tcPr>
            <w:tcW w:w="1245" w:type="dxa"/>
          </w:tcPr>
          <w:p w:rsidR="6882D221" w:rsidP="15F8ACD7" w:rsidRDefault="4FCA60E4" w14:paraId="65A613C4" w14:textId="14E821B7">
            <w:pPr>
              <w:spacing w:line="240" w:lineRule="auto"/>
              <w:rPr>
                <w:rStyle w:val="EndnoteReference"/>
                <w:rFonts w:eastAsia="Iskoola Pota"/>
                <w:sz w:val="30"/>
                <w:szCs w:val="30"/>
              </w:rPr>
            </w:pPr>
            <w:r w:rsidRPr="1121AC05">
              <w:rPr>
                <w:rStyle w:val="EndnoteReference"/>
                <w:rFonts w:eastAsia="Iskoola Pota"/>
                <w:sz w:val="30"/>
                <w:szCs w:val="30"/>
              </w:rPr>
              <w:t>1</w:t>
            </w:r>
            <w:r w:rsidRPr="1121AC05" w:rsidR="3C7F0C36">
              <w:rPr>
                <w:rStyle w:val="EndnoteReference"/>
                <w:rFonts w:eastAsia="Iskoola Pota"/>
                <w:sz w:val="30"/>
                <w:szCs w:val="30"/>
              </w:rPr>
              <w:t>6</w:t>
            </w:r>
          </w:p>
        </w:tc>
      </w:tr>
      <w:tr w:rsidR="5493C85A" w:rsidTr="1121AC05" w14:paraId="0650AF44" w14:textId="77777777">
        <w:trPr>
          <w:trHeight w:val="300"/>
        </w:trPr>
        <w:tc>
          <w:tcPr>
            <w:tcW w:w="2115" w:type="dxa"/>
          </w:tcPr>
          <w:p w:rsidR="30246208" w:rsidP="15F8ACD7" w:rsidRDefault="30246208" w14:paraId="72AA98F3" w14:textId="7E869099">
            <w:pPr>
              <w:spacing w:line="240" w:lineRule="auto"/>
            </w:pPr>
            <w:r w:rsidRPr="6882D221">
              <w:t xml:space="preserve">Figure </w:t>
            </w:r>
            <w:r w:rsidRPr="6882D221" w:rsidR="0C173389">
              <w:t>8</w:t>
            </w:r>
          </w:p>
        </w:tc>
        <w:tc>
          <w:tcPr>
            <w:tcW w:w="4125" w:type="dxa"/>
          </w:tcPr>
          <w:p w:rsidR="6F748859" w:rsidP="00B074BA" w:rsidRDefault="6F748859" w14:paraId="7F23AFA1" w14:textId="2F11BCB1">
            <w:r w:rsidRPr="5493C85A">
              <w:t>Bangle.JS 2 hardware diagram</w:t>
            </w:r>
          </w:p>
        </w:tc>
        <w:tc>
          <w:tcPr>
            <w:tcW w:w="1245" w:type="dxa"/>
          </w:tcPr>
          <w:p w:rsidR="5493C85A" w:rsidP="15F8ACD7" w:rsidRDefault="2D356B36" w14:paraId="01C08819" w14:textId="1C289F1D">
            <w:pPr>
              <w:spacing w:line="240" w:lineRule="auto"/>
            </w:pPr>
            <w:r>
              <w:t>1</w:t>
            </w:r>
            <w:r w:rsidR="4EE148C1">
              <w:t>7</w:t>
            </w:r>
          </w:p>
        </w:tc>
      </w:tr>
      <w:tr w:rsidR="5493C85A" w:rsidTr="1121AC05" w14:paraId="6E0110D1" w14:textId="77777777">
        <w:trPr>
          <w:trHeight w:val="300"/>
        </w:trPr>
        <w:tc>
          <w:tcPr>
            <w:tcW w:w="2115" w:type="dxa"/>
          </w:tcPr>
          <w:p w:rsidR="30246208" w:rsidP="15F8ACD7" w:rsidRDefault="30246208" w14:paraId="5EA02840" w14:textId="080664D5">
            <w:pPr>
              <w:spacing w:line="240" w:lineRule="auto"/>
            </w:pPr>
            <w:r w:rsidRPr="6882D221">
              <w:t xml:space="preserve">Figure </w:t>
            </w:r>
            <w:r w:rsidRPr="6882D221" w:rsidR="36E0C873">
              <w:t>9</w:t>
            </w:r>
          </w:p>
        </w:tc>
        <w:tc>
          <w:tcPr>
            <w:tcW w:w="4125" w:type="dxa"/>
          </w:tcPr>
          <w:p w:rsidR="363505A6" w:rsidP="15F8ACD7" w:rsidRDefault="363505A6" w14:paraId="57719C10" w14:textId="5D5876D6">
            <w:pPr>
              <w:spacing w:line="240" w:lineRule="auto"/>
            </w:pPr>
            <w:r w:rsidRPr="5493C85A">
              <w:t>MCP73833 Charger Diagram</w:t>
            </w:r>
            <w:r w:rsidR="4DDCEBAA">
              <w:t xml:space="preserve">  </w:t>
            </w:r>
          </w:p>
        </w:tc>
        <w:tc>
          <w:tcPr>
            <w:tcW w:w="1245" w:type="dxa"/>
          </w:tcPr>
          <w:p w:rsidR="5493C85A" w:rsidP="15F8ACD7" w:rsidRDefault="6A14E318" w14:paraId="19978B21" w14:textId="33146076">
            <w:pPr>
              <w:spacing w:line="240" w:lineRule="auto"/>
            </w:pPr>
            <w:r>
              <w:t>2</w:t>
            </w:r>
            <w:r w:rsidR="2E810FD9">
              <w:t>0</w:t>
            </w:r>
          </w:p>
        </w:tc>
      </w:tr>
      <w:tr w:rsidR="5DED199C" w:rsidTr="1121AC05" w14:paraId="2A71718C" w14:textId="77777777">
        <w:trPr>
          <w:trHeight w:val="300"/>
        </w:trPr>
        <w:tc>
          <w:tcPr>
            <w:tcW w:w="2115" w:type="dxa"/>
          </w:tcPr>
          <w:p w:rsidR="191B4EAD" w:rsidP="15F8ACD7" w:rsidRDefault="191B4EAD" w14:paraId="60FFE429" w14:textId="1AB6D26B">
            <w:pPr>
              <w:spacing w:line="240" w:lineRule="auto"/>
            </w:pPr>
            <w:r w:rsidRPr="5DED199C">
              <w:t>Figure 10</w:t>
            </w:r>
          </w:p>
        </w:tc>
        <w:tc>
          <w:tcPr>
            <w:tcW w:w="4125" w:type="dxa"/>
          </w:tcPr>
          <w:p w:rsidR="191B4EAD" w:rsidP="15F8ACD7" w:rsidRDefault="191B4EAD" w14:paraId="288F72AC" w14:textId="68E4C499">
            <w:pPr>
              <w:spacing w:line="240" w:lineRule="auto"/>
            </w:pPr>
            <w:r w:rsidRPr="5DED199C">
              <w:t>Problems Hierarchical Diagram</w:t>
            </w:r>
          </w:p>
        </w:tc>
        <w:tc>
          <w:tcPr>
            <w:tcW w:w="1245" w:type="dxa"/>
          </w:tcPr>
          <w:p w:rsidR="5DED199C" w:rsidP="15F8ACD7" w:rsidRDefault="6A14E318" w14:paraId="57C6762D" w14:textId="07EE3569">
            <w:pPr>
              <w:spacing w:line="240" w:lineRule="auto"/>
            </w:pPr>
            <w:r>
              <w:t>3</w:t>
            </w:r>
            <w:r w:rsidR="1FC6388F">
              <w:t>4</w:t>
            </w:r>
          </w:p>
        </w:tc>
      </w:tr>
    </w:tbl>
    <w:p w:rsidRPr="004A214E" w:rsidR="69ACA7C3" w:rsidP="00B074BA" w:rsidRDefault="69ACA7C3" w14:paraId="064186A5" w14:textId="5A000B3E"/>
    <w:p w:rsidR="424D13DB" w:rsidP="00B074BA" w:rsidRDefault="424D13DB" w14:paraId="1A3D2553" w14:textId="2653407B">
      <w:r>
        <w:br w:type="page"/>
      </w:r>
    </w:p>
    <w:p w:rsidR="7364EE18" w:rsidP="00C5334E" w:rsidRDefault="7364EE18" w14:paraId="223BEEB1" w14:textId="4370A2F7">
      <w:pPr>
        <w:pStyle w:val="Heading1"/>
      </w:pPr>
      <w:bookmarkStart w:name="_Toc1516090927" w:id="5"/>
      <w:r>
        <w:lastRenderedPageBreak/>
        <w:t>List of tables</w:t>
      </w:r>
      <w:bookmarkEnd w:id="5"/>
    </w:p>
    <w:tbl>
      <w:tblPr>
        <w:tblStyle w:val="TableGrid"/>
        <w:tblW w:w="0" w:type="auto"/>
        <w:tblLayout w:type="fixed"/>
        <w:tblLook w:val="06A0" w:firstRow="1" w:lastRow="0" w:firstColumn="1" w:lastColumn="0" w:noHBand="1" w:noVBand="1"/>
      </w:tblPr>
      <w:tblGrid>
        <w:gridCol w:w="2430"/>
        <w:gridCol w:w="5055"/>
        <w:gridCol w:w="1875"/>
      </w:tblGrid>
      <w:tr w:rsidR="080FE2FD" w:rsidTr="1121AC05" w14:paraId="141FD84A" w14:textId="77777777">
        <w:trPr>
          <w:trHeight w:val="300"/>
        </w:trPr>
        <w:tc>
          <w:tcPr>
            <w:tcW w:w="2430" w:type="dxa"/>
          </w:tcPr>
          <w:p w:rsidR="5DF0E6FC" w:rsidP="15F8ACD7" w:rsidRDefault="5DF0E6FC" w14:paraId="3E1955D7" w14:textId="7529E3B9">
            <w:pPr>
              <w:spacing w:line="240" w:lineRule="auto"/>
            </w:pPr>
            <w:r w:rsidRPr="080FE2FD">
              <w:t>Table Number</w:t>
            </w:r>
          </w:p>
        </w:tc>
        <w:tc>
          <w:tcPr>
            <w:tcW w:w="5055" w:type="dxa"/>
          </w:tcPr>
          <w:p w:rsidR="5DF0E6FC" w:rsidP="15F8ACD7" w:rsidRDefault="5DF0E6FC" w14:paraId="16B9B28B" w14:textId="7F9CAFCB">
            <w:pPr>
              <w:spacing w:line="240" w:lineRule="auto"/>
            </w:pPr>
            <w:r w:rsidRPr="080FE2FD">
              <w:t>Table Name</w:t>
            </w:r>
          </w:p>
        </w:tc>
        <w:tc>
          <w:tcPr>
            <w:tcW w:w="1875" w:type="dxa"/>
          </w:tcPr>
          <w:p w:rsidR="5DF0E6FC" w:rsidP="15F8ACD7" w:rsidRDefault="5DF0E6FC" w14:paraId="5FF446AB" w14:textId="44B7ABC0">
            <w:pPr>
              <w:spacing w:line="240" w:lineRule="auto"/>
            </w:pPr>
            <w:r w:rsidRPr="080FE2FD">
              <w:t>Page</w:t>
            </w:r>
          </w:p>
        </w:tc>
      </w:tr>
      <w:tr w:rsidR="080FE2FD" w:rsidTr="1121AC05" w14:paraId="68699633" w14:textId="77777777">
        <w:trPr>
          <w:trHeight w:val="300"/>
        </w:trPr>
        <w:tc>
          <w:tcPr>
            <w:tcW w:w="2430" w:type="dxa"/>
          </w:tcPr>
          <w:p w:rsidR="5DF0E6FC" w:rsidP="15F8ACD7" w:rsidRDefault="5DF0E6FC" w14:paraId="4C2BA72E" w14:textId="66B2C4A8">
            <w:pPr>
              <w:spacing w:line="240" w:lineRule="auto"/>
            </w:pPr>
            <w:r w:rsidRPr="1FD32C31">
              <w:t>Table 1</w:t>
            </w:r>
          </w:p>
        </w:tc>
        <w:tc>
          <w:tcPr>
            <w:tcW w:w="5055" w:type="dxa"/>
          </w:tcPr>
          <w:p w:rsidR="080FE2FD" w:rsidP="15F8ACD7" w:rsidRDefault="5DF0E6FC" w14:paraId="72169BC3" w14:textId="241B850D">
            <w:pPr>
              <w:spacing w:line="240" w:lineRule="auto"/>
            </w:pPr>
            <w:proofErr w:type="spellStart"/>
            <w:r w:rsidRPr="1FD32C31">
              <w:t>Seeed</w:t>
            </w:r>
            <w:proofErr w:type="spellEnd"/>
            <w:r w:rsidRPr="1FD32C31">
              <w:t xml:space="preserve"> studio Microcontroller Specifications</w:t>
            </w:r>
          </w:p>
        </w:tc>
        <w:tc>
          <w:tcPr>
            <w:tcW w:w="1875" w:type="dxa"/>
          </w:tcPr>
          <w:p w:rsidR="080FE2FD" w:rsidP="15F8ACD7" w:rsidRDefault="3548CB94" w14:paraId="47688FF3" w14:textId="406BCCF9">
            <w:pPr>
              <w:spacing w:line="240" w:lineRule="auto"/>
            </w:pPr>
            <w:r>
              <w:t>10</w:t>
            </w:r>
          </w:p>
        </w:tc>
      </w:tr>
      <w:tr w:rsidR="080FE2FD" w:rsidTr="1121AC05" w14:paraId="4FEAE867" w14:textId="77777777">
        <w:trPr>
          <w:trHeight w:val="300"/>
        </w:trPr>
        <w:tc>
          <w:tcPr>
            <w:tcW w:w="2430" w:type="dxa"/>
          </w:tcPr>
          <w:p w:rsidR="080FE2FD" w:rsidP="15F8ACD7" w:rsidRDefault="5DF0E6FC" w14:paraId="2ABF4740" w14:textId="0575EAFB">
            <w:pPr>
              <w:spacing w:line="240" w:lineRule="auto"/>
            </w:pPr>
            <w:r w:rsidRPr="1FD32C31">
              <w:t>Table 2</w:t>
            </w:r>
          </w:p>
        </w:tc>
        <w:tc>
          <w:tcPr>
            <w:tcW w:w="5055" w:type="dxa"/>
          </w:tcPr>
          <w:p w:rsidR="080FE2FD" w:rsidP="15F8ACD7" w:rsidRDefault="5DF0E6FC" w14:paraId="59A1B869" w14:textId="5ECAE237">
            <w:pPr>
              <w:spacing w:line="240" w:lineRule="auto"/>
            </w:pPr>
            <w:r w:rsidRPr="4E515D33">
              <w:t>IMU Pin Description</w:t>
            </w:r>
          </w:p>
        </w:tc>
        <w:tc>
          <w:tcPr>
            <w:tcW w:w="1875" w:type="dxa"/>
          </w:tcPr>
          <w:p w:rsidR="080FE2FD" w:rsidP="15F8ACD7" w:rsidRDefault="71912C5E" w14:paraId="2C79ADBF" w14:textId="780B7C35">
            <w:pPr>
              <w:spacing w:line="240" w:lineRule="auto"/>
            </w:pPr>
            <w:r>
              <w:t>1</w:t>
            </w:r>
            <w:r w:rsidR="7445EF15">
              <w:t>3</w:t>
            </w:r>
          </w:p>
        </w:tc>
      </w:tr>
      <w:tr w:rsidR="080FE2FD" w:rsidTr="1121AC05" w14:paraId="1A8A427A" w14:textId="77777777">
        <w:trPr>
          <w:trHeight w:val="300"/>
        </w:trPr>
        <w:tc>
          <w:tcPr>
            <w:tcW w:w="2430" w:type="dxa"/>
          </w:tcPr>
          <w:p w:rsidR="080FE2FD" w:rsidP="15F8ACD7" w:rsidRDefault="5DF0E6FC" w14:paraId="09CB1BF9" w14:textId="04E7181F">
            <w:pPr>
              <w:spacing w:line="240" w:lineRule="auto"/>
            </w:pPr>
            <w:r w:rsidRPr="1FD32C31">
              <w:t>Table 3</w:t>
            </w:r>
          </w:p>
        </w:tc>
        <w:tc>
          <w:tcPr>
            <w:tcW w:w="5055" w:type="dxa"/>
          </w:tcPr>
          <w:p w:rsidR="080FE2FD" w:rsidP="15F8ACD7" w:rsidRDefault="5DF0E6FC" w14:paraId="31013F2A" w14:textId="17C53373">
            <w:pPr>
              <w:spacing w:line="240" w:lineRule="auto"/>
            </w:pPr>
            <w:r w:rsidRPr="331FF49E">
              <w:t>Smart Watch Power Analytics</w:t>
            </w:r>
          </w:p>
        </w:tc>
        <w:tc>
          <w:tcPr>
            <w:tcW w:w="1875" w:type="dxa"/>
          </w:tcPr>
          <w:p w:rsidR="080FE2FD" w:rsidP="15F8ACD7" w:rsidRDefault="2431C8AB" w14:paraId="2B2A3E28" w14:textId="41AC8A63">
            <w:pPr>
              <w:spacing w:line="240" w:lineRule="auto"/>
            </w:pPr>
            <w:r>
              <w:t>1</w:t>
            </w:r>
            <w:r w:rsidR="4BC57FEB">
              <w:t>8</w:t>
            </w:r>
          </w:p>
        </w:tc>
      </w:tr>
      <w:tr w:rsidR="4375073D" w:rsidTr="1121AC05" w14:paraId="1F5B1546" w14:textId="77777777">
        <w:trPr>
          <w:trHeight w:val="300"/>
        </w:trPr>
        <w:tc>
          <w:tcPr>
            <w:tcW w:w="2430" w:type="dxa"/>
          </w:tcPr>
          <w:p w:rsidR="5D67FC26" w:rsidP="4375073D" w:rsidRDefault="5D67FC26" w14:paraId="36EA3B7F" w14:textId="49234AE1">
            <w:pPr>
              <w:spacing w:line="240" w:lineRule="auto"/>
            </w:pPr>
            <w:r>
              <w:t>Table 4</w:t>
            </w:r>
          </w:p>
        </w:tc>
        <w:tc>
          <w:tcPr>
            <w:tcW w:w="5055" w:type="dxa"/>
          </w:tcPr>
          <w:p w:rsidR="4375073D" w:rsidRDefault="7626FDB6" w14:paraId="76EA4DD0" w14:textId="1CC9E414">
            <w:r w:rsidRPr="705CF689">
              <w:rPr>
                <w:sz w:val="22"/>
                <w:szCs w:val="22"/>
              </w:rPr>
              <w:t>TPE pro/con list</w:t>
            </w:r>
          </w:p>
        </w:tc>
        <w:tc>
          <w:tcPr>
            <w:tcW w:w="1875" w:type="dxa"/>
          </w:tcPr>
          <w:p w:rsidR="4375073D" w:rsidP="4375073D" w:rsidRDefault="67B25972" w14:paraId="77C3377A" w14:textId="4E24876A">
            <w:pPr>
              <w:spacing w:line="240" w:lineRule="auto"/>
            </w:pPr>
            <w:r>
              <w:t>2</w:t>
            </w:r>
            <w:r w:rsidR="38EC8D16">
              <w:t>2</w:t>
            </w:r>
          </w:p>
        </w:tc>
      </w:tr>
      <w:tr w:rsidR="0769872F" w:rsidTr="1121AC05" w14:paraId="37E9BBE6" w14:textId="77777777">
        <w:trPr>
          <w:trHeight w:val="300"/>
        </w:trPr>
        <w:tc>
          <w:tcPr>
            <w:tcW w:w="2430" w:type="dxa"/>
          </w:tcPr>
          <w:p w:rsidR="0769872F" w:rsidP="0769872F" w:rsidRDefault="5D67FC26" w14:paraId="6129CE14" w14:textId="772F1D4C">
            <w:pPr>
              <w:spacing w:line="240" w:lineRule="auto"/>
            </w:pPr>
            <w:r>
              <w:t>Table 5</w:t>
            </w:r>
          </w:p>
        </w:tc>
        <w:tc>
          <w:tcPr>
            <w:tcW w:w="5055" w:type="dxa"/>
          </w:tcPr>
          <w:p w:rsidR="0769872F" w:rsidRDefault="16E6C64F" w14:paraId="27443CA9" w14:textId="1EBB4B74">
            <w:r w:rsidRPr="705CF689">
              <w:rPr>
                <w:sz w:val="22"/>
                <w:szCs w:val="22"/>
              </w:rPr>
              <w:t>TPU pro/con list</w:t>
            </w:r>
          </w:p>
        </w:tc>
        <w:tc>
          <w:tcPr>
            <w:tcW w:w="1875" w:type="dxa"/>
          </w:tcPr>
          <w:p w:rsidR="0769872F" w:rsidP="0769872F" w:rsidRDefault="7DE283FA" w14:paraId="5A24470D" w14:textId="04ED9203">
            <w:pPr>
              <w:spacing w:line="240" w:lineRule="auto"/>
            </w:pPr>
            <w:r>
              <w:t>2</w:t>
            </w:r>
            <w:r w:rsidR="41D1A920">
              <w:t>3</w:t>
            </w:r>
          </w:p>
        </w:tc>
      </w:tr>
      <w:tr w:rsidR="30AEE67C" w:rsidTr="1121AC05" w14:paraId="4AD2A10F" w14:textId="77777777">
        <w:trPr>
          <w:trHeight w:val="300"/>
        </w:trPr>
        <w:tc>
          <w:tcPr>
            <w:tcW w:w="2430" w:type="dxa"/>
          </w:tcPr>
          <w:p w:rsidR="5DF0E6FC" w:rsidP="15F8ACD7" w:rsidRDefault="5DF0E6FC" w14:paraId="3FC24652" w14:textId="12B10ADF">
            <w:pPr>
              <w:spacing w:line="240" w:lineRule="auto"/>
            </w:pPr>
            <w:r w:rsidRPr="30AEE67C">
              <w:t xml:space="preserve">Table </w:t>
            </w:r>
            <w:r w:rsidR="5D5E56D7">
              <w:t>6</w:t>
            </w:r>
          </w:p>
        </w:tc>
        <w:tc>
          <w:tcPr>
            <w:tcW w:w="5055" w:type="dxa"/>
          </w:tcPr>
          <w:p w:rsidR="30AEE67C" w:rsidP="15F8ACD7" w:rsidRDefault="0D5E1A44" w14:paraId="0C828067" w14:textId="3C4EF457">
            <w:pPr>
              <w:spacing w:line="240" w:lineRule="auto"/>
            </w:pPr>
            <w:r w:rsidRPr="1C313B88">
              <w:t>Preliminary Physical Costs</w:t>
            </w:r>
            <w:r w:rsidRPr="1C313B88" w:rsidR="3CA120C8">
              <w:t xml:space="preserve">  </w:t>
            </w:r>
          </w:p>
        </w:tc>
        <w:tc>
          <w:tcPr>
            <w:tcW w:w="1875" w:type="dxa"/>
          </w:tcPr>
          <w:p w:rsidR="30AEE67C" w:rsidP="15F8ACD7" w:rsidRDefault="68BB30F8" w14:paraId="0A25F610" w14:textId="31D11ACB">
            <w:pPr>
              <w:spacing w:line="240" w:lineRule="auto"/>
            </w:pPr>
            <w:r>
              <w:t>2</w:t>
            </w:r>
            <w:r w:rsidR="4A059C27">
              <w:t>8</w:t>
            </w:r>
          </w:p>
        </w:tc>
      </w:tr>
    </w:tbl>
    <w:p w:rsidR="69ACA7C3" w:rsidP="00B074BA" w:rsidRDefault="69ACA7C3" w14:paraId="78E9CEDD" w14:textId="347CA0E4"/>
    <w:p w:rsidR="69ACA7C3" w:rsidP="00B074BA" w:rsidRDefault="69ACA7C3" w14:paraId="2FE3471D" w14:textId="40A1859A"/>
    <w:p w:rsidR="69ACA7C3" w:rsidP="00B074BA" w:rsidRDefault="69ACA7C3" w14:paraId="2D237840" w14:textId="043718D1"/>
    <w:p w:rsidR="69ACA7C3" w:rsidP="00B074BA" w:rsidRDefault="69ACA7C3" w14:paraId="4D5DB979" w14:textId="4E183DD9"/>
    <w:p w:rsidR="69ACA7C3" w:rsidP="00B074BA" w:rsidRDefault="69ACA7C3" w14:paraId="0BDDD264" w14:textId="66C0BECC"/>
    <w:p w:rsidR="69ACA7C3" w:rsidP="00B074BA" w:rsidRDefault="69ACA7C3" w14:paraId="04022BF8" w14:textId="7349FBB3"/>
    <w:p w:rsidR="69ACA7C3" w:rsidP="00B074BA" w:rsidRDefault="69ACA7C3" w14:paraId="3708DF09" w14:textId="4FCBBD20"/>
    <w:p w:rsidR="69ACA7C3" w:rsidP="00B074BA" w:rsidRDefault="69ACA7C3" w14:paraId="7B91E2C7" w14:textId="11DECA28"/>
    <w:p w:rsidR="76B47AA6" w:rsidP="00B074BA" w:rsidRDefault="76B47AA6" w14:paraId="75F24A23" w14:textId="339B5CF7">
      <w:r>
        <w:br w:type="page"/>
      </w:r>
    </w:p>
    <w:p w:rsidR="7364EE18" w:rsidP="00B074BA" w:rsidRDefault="7364EE18" w14:paraId="6195362B" w14:textId="191D9668">
      <w:pPr>
        <w:pStyle w:val="Heading1"/>
        <w:rPr>
          <w:rFonts w:ascii="Iskoola Pota" w:hAnsi="Iskoola Pota" w:eastAsia="Iskoola Pota" w:cs="Iskoola Pota"/>
        </w:rPr>
      </w:pPr>
      <w:bookmarkStart w:name="_Toc148711209" w:id="6"/>
      <w:bookmarkStart w:name="_Toc1984932892" w:id="7"/>
      <w:r>
        <w:lastRenderedPageBreak/>
        <w:t xml:space="preserve">1.0 </w:t>
      </w:r>
      <w:r w:rsidR="5FF9AA84">
        <w:t>Abstract</w:t>
      </w:r>
      <w:bookmarkEnd w:id="6"/>
      <w:bookmarkEnd w:id="7"/>
      <w:r w:rsidR="544B3B1C">
        <w:t xml:space="preserve"> </w:t>
      </w:r>
    </w:p>
    <w:p w:rsidR="2ECF6B8B" w:rsidP="00370194" w:rsidRDefault="3D7459F3" w14:paraId="0CAFF67C" w14:textId="487B8AEE">
      <w:r w:rsidRPr="5E330CAA">
        <w:rPr>
          <w:rFonts w:eastAsia="Iskoola Pota"/>
        </w:rPr>
        <w:t>This project entails the design and assembly of a shoe and insole with embedded sensors to measure a person’s</w:t>
      </w:r>
      <w:r w:rsidRPr="5E330CAA" w:rsidR="108702E9">
        <w:rPr>
          <w:rFonts w:eastAsia="Iskoola Pota"/>
        </w:rPr>
        <w:t xml:space="preserve"> ga</w:t>
      </w:r>
      <w:r w:rsidRPr="5E330CAA" w:rsidR="38E43843">
        <w:rPr>
          <w:rFonts w:eastAsia="Iskoola Pota"/>
        </w:rPr>
        <w:t>it</w:t>
      </w:r>
      <w:r w:rsidRPr="5E330CAA" w:rsidR="5FC715EE">
        <w:rPr>
          <w:rFonts w:eastAsia="Iskoola Pota"/>
        </w:rPr>
        <w:t xml:space="preserve">, </w:t>
      </w:r>
      <w:r w:rsidRPr="5E330CAA" w:rsidR="4B0B78B1">
        <w:rPr>
          <w:rFonts w:eastAsia="Iskoola Pota"/>
        </w:rPr>
        <w:t>connected</w:t>
      </w:r>
      <w:r w:rsidRPr="5E330CAA" w:rsidR="5FC715EE">
        <w:rPr>
          <w:rFonts w:eastAsia="Iskoola Pota"/>
        </w:rPr>
        <w:t xml:space="preserve"> to an app </w:t>
      </w:r>
      <w:r w:rsidRPr="5E330CAA" w:rsidR="64F90999">
        <w:rPr>
          <w:rFonts w:eastAsia="Iskoola Pota"/>
        </w:rPr>
        <w:t xml:space="preserve">(for both a phone and a smart watch) </w:t>
      </w:r>
      <w:r w:rsidRPr="5E330CAA" w:rsidR="5FC715EE">
        <w:rPr>
          <w:rFonts w:eastAsia="Iskoola Pota"/>
        </w:rPr>
        <w:t xml:space="preserve">that measures the amount of toe strikes vs. heel strikes, as well as providing a game to encourage the user to practice </w:t>
      </w:r>
      <w:r w:rsidRPr="5E330CAA" w:rsidR="14923E1A">
        <w:rPr>
          <w:rFonts w:eastAsia="Iskoola Pota"/>
        </w:rPr>
        <w:t>walking with a healthy ga</w:t>
      </w:r>
      <w:r w:rsidRPr="5E330CAA" w:rsidR="004FF14B">
        <w:rPr>
          <w:rFonts w:eastAsia="Iskoola Pota"/>
        </w:rPr>
        <w:t>it</w:t>
      </w:r>
      <w:r w:rsidRPr="5E330CAA" w:rsidR="14923E1A">
        <w:rPr>
          <w:rFonts w:eastAsia="Iskoola Pota"/>
        </w:rPr>
        <w:t xml:space="preserve">. </w:t>
      </w:r>
      <w:r w:rsidRPr="5E330CAA" w:rsidR="10271568">
        <w:rPr>
          <w:rFonts w:eastAsia="Iskoola Pota"/>
        </w:rPr>
        <w:t xml:space="preserve">The team is working with </w:t>
      </w:r>
      <w:r w:rsidRPr="5E330CAA" w:rsidR="68FADBC1">
        <w:rPr>
          <w:rFonts w:eastAsia="Iskoola Pota"/>
        </w:rPr>
        <w:t xml:space="preserve">Dr. </w:t>
      </w:r>
      <w:r w:rsidRPr="5E330CAA" w:rsidR="10271568">
        <w:rPr>
          <w:rFonts w:eastAsia="Iskoola Pota"/>
        </w:rPr>
        <w:t>Marybeth</w:t>
      </w:r>
      <w:r w:rsidRPr="5E330CAA" w:rsidR="01169996">
        <w:rPr>
          <w:rFonts w:eastAsia="Iskoola Pota"/>
        </w:rPr>
        <w:t xml:space="preserve"> </w:t>
      </w:r>
      <w:proofErr w:type="spellStart"/>
      <w:r w:rsidRPr="5E330CAA" w:rsidR="10271568">
        <w:rPr>
          <w:rFonts w:eastAsia="Iskoola Pota"/>
        </w:rPr>
        <w:t>G</w:t>
      </w:r>
      <w:r w:rsidRPr="5E330CAA" w:rsidR="68FADBC1">
        <w:rPr>
          <w:rFonts w:eastAsia="Iskoola Pota"/>
        </w:rPr>
        <w:t>rant</w:t>
      </w:r>
      <w:del w:author="Zachary Elliott" w:date="2023-10-20T19:34:00Z" w:id="8">
        <w:r w:rsidRPr="5E330CAA" w:rsidDel="4F96B449">
          <w:rPr>
            <w:rFonts w:eastAsia="Iskoola Pota"/>
          </w:rPr>
          <w:delText xml:space="preserve"> </w:delText>
        </w:r>
      </w:del>
      <w:r w:rsidRPr="5E330CAA" w:rsidR="68FADBC1">
        <w:rPr>
          <w:rFonts w:eastAsia="Iskoola Pota"/>
        </w:rPr>
        <w:t>Beuttler</w:t>
      </w:r>
      <w:proofErr w:type="spellEnd"/>
      <w:r w:rsidRPr="5E330CAA" w:rsidR="68FADBC1">
        <w:rPr>
          <w:rFonts w:eastAsia="Iskoola Pota"/>
        </w:rPr>
        <w:t xml:space="preserve"> and her staff to achieve her mission of helping children who walk on their toe</w:t>
      </w:r>
      <w:r w:rsidRPr="5E330CAA" w:rsidR="26D53672">
        <w:rPr>
          <w:rFonts w:eastAsia="Iskoola Pota"/>
        </w:rPr>
        <w:t>s-- "t</w:t>
      </w:r>
      <w:r w:rsidRPr="5E330CAA" w:rsidR="68FADBC1">
        <w:rPr>
          <w:rFonts w:eastAsia="Iskoola Pota"/>
        </w:rPr>
        <w:t>oe-walkers.”</w:t>
      </w:r>
    </w:p>
    <w:p w:rsidR="3C09745E" w:rsidP="00B074BA" w:rsidRDefault="3C09745E" w14:paraId="790E2CDB" w14:textId="37E75803">
      <w:r w:rsidRPr="6882D221">
        <w:t>Toe-walking, according to Marybeth, is a concern that affects five percent of the population</w:t>
      </w:r>
      <w:r w:rsidRPr="6882D221" w:rsidR="15007EC4">
        <w:t>—</w:t>
      </w:r>
      <w:r w:rsidRPr="6882D221" w:rsidR="716BC760">
        <w:t>leading</w:t>
      </w:r>
      <w:r w:rsidRPr="6882D221">
        <w:t xml:space="preserve"> to other health problems over time. Currently, beyond this projec</w:t>
      </w:r>
      <w:r w:rsidRPr="6882D221" w:rsidR="5D3B227B">
        <w:t xml:space="preserve">t and Marybeth’s </w:t>
      </w:r>
      <w:r w:rsidRPr="6882D221" w:rsidR="521B548E">
        <w:t xml:space="preserve">previous related </w:t>
      </w:r>
      <w:r w:rsidRPr="6882D221" w:rsidR="5D3B227B">
        <w:t>work, there are no solutions to toe-walking that have proven</w:t>
      </w:r>
      <w:r w:rsidRPr="6882D221" w:rsidR="489714D4">
        <w:t xml:space="preserve"> effective</w:t>
      </w:r>
      <w:r w:rsidRPr="6882D221" w:rsidR="5D3B227B">
        <w:t>.</w:t>
      </w:r>
      <w:r w:rsidRPr="6882D221" w:rsidR="45361EB1">
        <w:t xml:space="preserve"> Physical therapy only works while the child is in the building--they leave on their </w:t>
      </w:r>
      <w:r w:rsidRPr="6882D221" w:rsidR="466398A9">
        <w:t>toes and</w:t>
      </w:r>
      <w:r w:rsidRPr="6882D221" w:rsidR="45361EB1">
        <w:t xml:space="preserve"> walk back in on their toes.</w:t>
      </w:r>
      <w:r w:rsidRPr="6882D221" w:rsidR="5D3B227B">
        <w:t xml:space="preserve"> </w:t>
      </w:r>
      <w:r w:rsidRPr="6882D221" w:rsidR="0114DE88">
        <w:t xml:space="preserve">Other versions of these digital insoles/shoes have shown </w:t>
      </w:r>
      <w:r w:rsidRPr="6882D221" w:rsidR="74978B0C">
        <w:t>significant improvement</w:t>
      </w:r>
      <w:r w:rsidRPr="6882D221" w:rsidR="0114DE88">
        <w:t xml:space="preserve"> in the small sample size Marybeth has worked with, and th</w:t>
      </w:r>
      <w:r w:rsidRPr="6882D221" w:rsidR="69502F45">
        <w:t xml:space="preserve">is project version </w:t>
      </w:r>
      <w:r w:rsidRPr="6882D221" w:rsidR="0114DE88">
        <w:t>is</w:t>
      </w:r>
      <w:r w:rsidRPr="6882D221" w:rsidR="4D3ECD91">
        <w:t xml:space="preserve"> designed</w:t>
      </w:r>
      <w:r w:rsidRPr="6882D221" w:rsidR="0114DE88">
        <w:t xml:space="preserve"> to make an even bigger impact.</w:t>
      </w:r>
    </w:p>
    <w:p w:rsidR="7AAB4EA6" w:rsidP="00B074BA" w:rsidRDefault="0D84FB79" w14:paraId="1224F2DA" w14:textId="2F62145D">
      <w:r w:rsidRPr="5493C85A">
        <w:t>Each shoe</w:t>
      </w:r>
      <w:r w:rsidRPr="5493C85A" w:rsidR="1424F58B">
        <w:t xml:space="preserve"> (there will be two)</w:t>
      </w:r>
      <w:r w:rsidRPr="5493C85A" w:rsidR="419CFCB5">
        <w:t xml:space="preserve"> is planned to contain an insole, created by the project team, with</w:t>
      </w:r>
      <w:r w:rsidRPr="5493C85A" w:rsidR="26F5A1F3">
        <w:t xml:space="preserve"> five</w:t>
      </w:r>
      <w:r w:rsidRPr="5493C85A" w:rsidR="419CFCB5">
        <w:t xml:space="preserve"> </w:t>
      </w:r>
      <w:r w:rsidRPr="5493C85A" w:rsidR="4ECD80FC">
        <w:t>piezoelectric</w:t>
      </w:r>
      <w:r w:rsidRPr="5493C85A" w:rsidR="419CFCB5">
        <w:t xml:space="preserve"> sensors, a haptic vibrator, a</w:t>
      </w:r>
      <w:r w:rsidRPr="5493C85A" w:rsidR="416A63C1">
        <w:t xml:space="preserve"> microcontroller, and a battery. </w:t>
      </w:r>
      <w:r w:rsidRPr="5493C85A" w:rsidR="0DC79D1F">
        <w:t>The sensors will provide input to the microcontroller. The microcontroller will be programmed to output to the haptic vibrator</w:t>
      </w:r>
      <w:r w:rsidRPr="5493C85A" w:rsidR="0A4F5869">
        <w:t xml:space="preserve"> based on the sensor input</w:t>
      </w:r>
      <w:r w:rsidRPr="5493C85A" w:rsidR="1F384763">
        <w:t>; the vibration will remind</w:t>
      </w:r>
      <w:r w:rsidRPr="5493C85A" w:rsidR="0DC79D1F">
        <w:t xml:space="preserve"> the user to adjust their gait if necessary. </w:t>
      </w:r>
      <w:r w:rsidRPr="5493C85A" w:rsidR="416A63C1">
        <w:t xml:space="preserve">The </w:t>
      </w:r>
      <w:r w:rsidRPr="5493C85A" w:rsidR="237ADB77">
        <w:t>microcontroller</w:t>
      </w:r>
      <w:r w:rsidRPr="5493C85A" w:rsidR="416A63C1">
        <w:t xml:space="preserve"> will Bluetooth to a smart watch, and there will be an app designed for phones, as well. </w:t>
      </w:r>
      <w:r w:rsidRPr="5493C85A" w:rsidR="6FC419E9">
        <w:t>The smart watch will be programmed to show feedback from the day’s collected gait information and real-time feedback via interactivity.</w:t>
      </w:r>
      <w:r w:rsidRPr="5493C85A" w:rsidR="543A590B">
        <w:t xml:space="preserve"> </w:t>
      </w:r>
      <w:r w:rsidRPr="5493C85A" w:rsidR="6A0E05DA">
        <w:t xml:space="preserve">An interactive game will encourage users to practice their walking while having fun! </w:t>
      </w:r>
      <w:r w:rsidRPr="5493C85A" w:rsidR="13B002C9">
        <w:t xml:space="preserve">Phone apps will contain all </w:t>
      </w:r>
      <w:r w:rsidRPr="5493C85A" w:rsidR="13B002C9">
        <w:lastRenderedPageBreak/>
        <w:t>collected feedback over the device's life and transmission options to share this information with health care providers.</w:t>
      </w:r>
    </w:p>
    <w:p w:rsidR="31B94D6F" w:rsidP="00B074BA" w:rsidRDefault="31B94D6F" w14:paraId="73A59943" w14:textId="6F4E497E">
      <w:r w:rsidRPr="6882D221">
        <w:t xml:space="preserve">The team for this project consists of Cari Blaker, Ismael Hernandez, Zachary Elliott, and Ian Gaffney. Each of us has reached Junior standing at the Oregon Institute of </w:t>
      </w:r>
      <w:r w:rsidRPr="6882D221" w:rsidR="0319CBFC">
        <w:t>Technology and</w:t>
      </w:r>
      <w:r w:rsidRPr="6882D221">
        <w:t xml:space="preserve"> have taken this challenge as our</w:t>
      </w:r>
      <w:r w:rsidRPr="6882D221" w:rsidR="04C2C562">
        <w:t xml:space="preserve"> Junior Project. We are </w:t>
      </w:r>
      <w:r w:rsidRPr="6882D221" w:rsidR="2CC9E3F9">
        <w:t>privileged</w:t>
      </w:r>
      <w:r w:rsidRPr="6882D221" w:rsidR="04C2C562">
        <w:t xml:space="preserve"> and excited to work on something innovative that will make a real difference in the world, impact global </w:t>
      </w:r>
      <w:r w:rsidRPr="6882D221" w:rsidR="7A6DF96D">
        <w:t>health, while also collaborating with a new program for the first time in our campus’s history.</w:t>
      </w:r>
    </w:p>
    <w:p w:rsidR="43F0479C" w:rsidP="00B074BA" w:rsidRDefault="426CFFD9" w14:paraId="0045C2A8" w14:textId="7F69338E">
      <w:r w:rsidRPr="424D13DB">
        <w:t xml:space="preserve">This proposal aims to </w:t>
      </w:r>
      <w:r w:rsidRPr="424D13DB" w:rsidR="6CAD5249">
        <w:t xml:space="preserve">detail the hardware and software requirements, identify all markets, recognize all potential problems, pre-empt solutions for those problems, as well as perform a detailed cost-analysis of the project, identify all markets, </w:t>
      </w:r>
      <w:r w:rsidRPr="424D13DB" w:rsidR="10870E56">
        <w:t>recognize all potential problems, pre-empt solutions for those problems, as well as perform a detailed cost-analysis of the p</w:t>
      </w:r>
      <w:r w:rsidRPr="424D13DB" w:rsidR="6FD980EE">
        <w:t>roject.</w:t>
      </w:r>
    </w:p>
    <w:p w:rsidR="43F0479C" w:rsidP="3F0F29D5" w:rsidRDefault="43F0479C" w14:paraId="3A3F114C" w14:textId="0BE748DB">
      <w:pPr>
        <w:pStyle w:val="Heading1"/>
      </w:pPr>
    </w:p>
    <w:p w:rsidR="5903A3BB" w:rsidP="00B074BA" w:rsidRDefault="5903A3BB" w14:paraId="7E9AB844" w14:textId="74AE71ED">
      <w:pPr>
        <w:pStyle w:val="Heading1"/>
      </w:pPr>
      <w:bookmarkStart w:name="_Toc148711210" w:id="9"/>
      <w:bookmarkStart w:name="_Toc933510657" w:id="10"/>
      <w:r>
        <w:t>2.0 Requirements</w:t>
      </w:r>
      <w:bookmarkEnd w:id="9"/>
      <w:bookmarkEnd w:id="10"/>
    </w:p>
    <w:p w:rsidR="5903A3BB" w:rsidP="00B074BA" w:rsidRDefault="5903A3BB" w14:paraId="4C30CB24" w14:textId="4A926344">
      <w:pPr>
        <w:pStyle w:val="Heading2"/>
      </w:pPr>
      <w:bookmarkStart w:name="_Toc148711211" w:id="11"/>
      <w:bookmarkStart w:name="_Toc1368502618" w:id="12"/>
      <w:r>
        <w:t>2.1 Hardware</w:t>
      </w:r>
      <w:bookmarkEnd w:id="11"/>
      <w:bookmarkEnd w:id="12"/>
    </w:p>
    <w:p w:rsidR="5903A3BB" w:rsidP="4EFDACF2" w:rsidRDefault="5903A3BB" w14:paraId="453AA9F2" w14:textId="79D0158B">
      <w:pPr>
        <w:spacing w:line="240" w:lineRule="auto"/>
      </w:pPr>
      <w:r w:rsidRPr="424D13DB">
        <w:t>The hardware used for the project should meet the following requirements:</w:t>
      </w:r>
    </w:p>
    <w:p w:rsidR="5903A3BB" w:rsidP="3FA6F88B" w:rsidRDefault="5903A3BB" w14:paraId="1B70DDED" w14:textId="099B6F86">
      <w:pPr>
        <w:pStyle w:val="ListParagraph"/>
        <w:numPr>
          <w:ilvl w:val="0"/>
          <w:numId w:val="5"/>
        </w:numPr>
        <w:spacing w:line="360" w:lineRule="auto"/>
      </w:pPr>
      <w:r w:rsidRPr="424D13DB">
        <w:t>Bluetooth capability</w:t>
      </w:r>
    </w:p>
    <w:p w:rsidR="5903A3BB" w:rsidP="3FA6F88B" w:rsidRDefault="5903A3BB" w14:paraId="48539CAA" w14:textId="6570BA34">
      <w:pPr>
        <w:pStyle w:val="ListParagraph"/>
        <w:numPr>
          <w:ilvl w:val="0"/>
          <w:numId w:val="5"/>
        </w:numPr>
        <w:spacing w:line="360" w:lineRule="auto"/>
      </w:pPr>
      <w:r w:rsidRPr="424D13DB">
        <w:t>On-chip memory in case Bluetooth signal is lost</w:t>
      </w:r>
    </w:p>
    <w:p w:rsidR="720B920F" w:rsidP="3FA6F88B" w:rsidRDefault="720B920F" w14:paraId="366E2576" w14:textId="33A6F4BD">
      <w:pPr>
        <w:pStyle w:val="ListParagraph"/>
        <w:numPr>
          <w:ilvl w:val="0"/>
          <w:numId w:val="5"/>
        </w:numPr>
        <w:spacing w:line="360" w:lineRule="auto"/>
      </w:pPr>
      <w:r w:rsidRPr="424D13DB">
        <w:t>Wireless operation</w:t>
      </w:r>
    </w:p>
    <w:p w:rsidR="5903A3BB" w:rsidP="3FA6F88B" w:rsidRDefault="5903A3BB" w14:paraId="3C644678" w14:textId="350E6256">
      <w:pPr>
        <w:pStyle w:val="ListParagraph"/>
        <w:numPr>
          <w:ilvl w:val="0"/>
          <w:numId w:val="5"/>
        </w:numPr>
        <w:spacing w:line="360" w:lineRule="auto"/>
      </w:pPr>
      <w:r w:rsidRPr="424D13DB">
        <w:t>Battery life of greater than twelve hours</w:t>
      </w:r>
    </w:p>
    <w:p w:rsidR="5903A3BB" w:rsidP="3FA6F88B" w:rsidRDefault="5903A3BB" w14:paraId="082BC35D" w14:textId="59CDECBB">
      <w:pPr>
        <w:pStyle w:val="ListParagraph"/>
        <w:numPr>
          <w:ilvl w:val="0"/>
          <w:numId w:val="5"/>
        </w:numPr>
        <w:spacing w:line="360" w:lineRule="auto"/>
      </w:pPr>
      <w:r w:rsidRPr="424D13DB">
        <w:t>Recharging capability</w:t>
      </w:r>
    </w:p>
    <w:p w:rsidR="653E6547" w:rsidP="3FA6F88B" w:rsidRDefault="653E6547" w14:paraId="65F60CDB" w14:textId="378AB93A">
      <w:pPr>
        <w:pStyle w:val="ListParagraph"/>
        <w:numPr>
          <w:ilvl w:val="0"/>
          <w:numId w:val="5"/>
        </w:numPr>
        <w:spacing w:line="360" w:lineRule="auto"/>
      </w:pPr>
      <w:r w:rsidRPr="3B4C757A">
        <w:t>Cooling/aeration system</w:t>
      </w:r>
    </w:p>
    <w:p w:rsidR="653E6547" w:rsidP="3FA6F88B" w:rsidRDefault="653E6547" w14:paraId="78D7C9C4" w14:textId="223EAF57">
      <w:pPr>
        <w:pStyle w:val="ListParagraph"/>
        <w:numPr>
          <w:ilvl w:val="0"/>
          <w:numId w:val="5"/>
        </w:numPr>
        <w:spacing w:line="360" w:lineRule="auto"/>
      </w:pPr>
      <w:r w:rsidRPr="424D13DB">
        <w:lastRenderedPageBreak/>
        <w:t>Battery, sensor, and chip protection</w:t>
      </w:r>
    </w:p>
    <w:p w:rsidR="3EDB7FE2" w:rsidP="3FA6F88B" w:rsidRDefault="6A7124BE" w14:paraId="13E98C7A" w14:textId="116C977B">
      <w:pPr>
        <w:pStyle w:val="ListParagraph"/>
        <w:numPr>
          <w:ilvl w:val="0"/>
          <w:numId w:val="5"/>
        </w:numPr>
        <w:spacing w:line="360" w:lineRule="auto"/>
      </w:pPr>
      <w:r w:rsidRPr="21C587F6">
        <w:t xml:space="preserve">Input/Output for </w:t>
      </w:r>
      <w:r w:rsidRPr="21C587F6" w:rsidR="3752C632">
        <w:t>Piezoelectric</w:t>
      </w:r>
      <w:r w:rsidRPr="21C587F6">
        <w:t xml:space="preserve"> sensors</w:t>
      </w:r>
      <w:r w:rsidRPr="21C587F6" w:rsidR="18E43F4A">
        <w:t xml:space="preserve"> and Haptic Vibrator—at least 5 analog input </w:t>
      </w:r>
      <w:proofErr w:type="gramStart"/>
      <w:r w:rsidRPr="21C587F6" w:rsidR="18E43F4A">
        <w:t>ports</w:t>
      </w:r>
      <w:proofErr w:type="gramEnd"/>
    </w:p>
    <w:p w:rsidR="3CBA79B6" w:rsidP="3FA6F88B" w:rsidRDefault="3CBA79B6" w14:paraId="73DB55CC" w14:textId="4B40ADF6">
      <w:pPr>
        <w:pStyle w:val="ListParagraph"/>
        <w:numPr>
          <w:ilvl w:val="0"/>
          <w:numId w:val="5"/>
        </w:numPr>
        <w:spacing w:line="360" w:lineRule="auto"/>
      </w:pPr>
      <w:r w:rsidRPr="424D13DB">
        <w:t xml:space="preserve">Calibration </w:t>
      </w:r>
    </w:p>
    <w:p w:rsidR="0901729F" w:rsidP="3FA6F88B" w:rsidRDefault="0901729F" w14:paraId="36864B07" w14:textId="3D5C0662">
      <w:pPr>
        <w:pStyle w:val="ListParagraph"/>
        <w:numPr>
          <w:ilvl w:val="0"/>
          <w:numId w:val="5"/>
        </w:numPr>
        <w:spacing w:line="360" w:lineRule="auto"/>
      </w:pPr>
      <w:r w:rsidRPr="0C3F69FF">
        <w:t xml:space="preserve">Real Time Feedback to </w:t>
      </w:r>
      <w:r w:rsidRPr="3D1C3E61">
        <w:t>User</w:t>
      </w:r>
    </w:p>
    <w:p w:rsidR="0CB1AF4A" w:rsidP="13029E6D" w:rsidRDefault="0EB5082F" w14:paraId="4AEE6154" w14:textId="03C02FD7">
      <w:pPr>
        <w:pStyle w:val="ListParagraph"/>
        <w:numPr>
          <w:ilvl w:val="0"/>
          <w:numId w:val="5"/>
        </w:numPr>
        <w:spacing w:line="360" w:lineRule="auto"/>
      </w:pPr>
      <w:r w:rsidRPr="1F521C65">
        <w:t xml:space="preserve">Discreet enough not to be obviously a medical device to avoid social stigma. </w:t>
      </w:r>
    </w:p>
    <w:p w:rsidR="13029E6D" w:rsidP="13029E6D" w:rsidRDefault="13029E6D" w14:paraId="426E2782" w14:textId="415F9D2E">
      <w:pPr>
        <w:rPr>
          <w:rStyle w:val="Heading2Char"/>
          <w:sz w:val="28"/>
          <w:szCs w:val="28"/>
        </w:rPr>
      </w:pPr>
    </w:p>
    <w:p w:rsidR="69ACA7C3" w:rsidP="00B074BA" w:rsidRDefault="4C5C87A3" w14:paraId="2AEF9628" w14:textId="1BEF0B81">
      <w:bookmarkStart w:name="_Toc148711212" w:id="13"/>
      <w:bookmarkStart w:name="_Toc1143995215" w:id="14"/>
      <w:r w:rsidRPr="03CD6AAF">
        <w:rPr>
          <w:rStyle w:val="Heading2Char"/>
          <w:sz w:val="28"/>
          <w:szCs w:val="28"/>
        </w:rPr>
        <w:t>2.2 Software</w:t>
      </w:r>
      <w:bookmarkEnd w:id="13"/>
      <w:bookmarkEnd w:id="14"/>
      <w:r>
        <w:br/>
      </w:r>
      <w:r w:rsidR="0DFF28CE">
        <w:t>The software used for the project should meet the following requirements:</w:t>
      </w:r>
    </w:p>
    <w:p w:rsidR="0DFF28CE" w:rsidP="06521506" w:rsidRDefault="0DFF28CE" w14:paraId="4FAA83F3" w14:textId="2A60FEF9">
      <w:pPr>
        <w:pStyle w:val="ListParagraph"/>
        <w:numPr>
          <w:ilvl w:val="0"/>
          <w:numId w:val="4"/>
        </w:numPr>
        <w:spacing w:line="360" w:lineRule="auto"/>
      </w:pPr>
      <w:r w:rsidRPr="424D13DB">
        <w:t>Cross-device compatibility</w:t>
      </w:r>
    </w:p>
    <w:p w:rsidR="13DE5FAD" w:rsidP="06521506" w:rsidRDefault="13DE5FAD" w14:paraId="385A3FE5" w14:textId="3C30B3C3">
      <w:pPr>
        <w:pStyle w:val="ListParagraph"/>
        <w:numPr>
          <w:ilvl w:val="0"/>
          <w:numId w:val="4"/>
        </w:numPr>
        <w:spacing w:line="360" w:lineRule="auto"/>
      </w:pPr>
      <w:r w:rsidRPr="424D13DB">
        <w:t>Real Time Clock</w:t>
      </w:r>
    </w:p>
    <w:p w:rsidR="5F471400" w:rsidP="06521506" w:rsidRDefault="5F471400" w14:paraId="6659A83C" w14:textId="60D69E6B">
      <w:pPr>
        <w:pStyle w:val="ListParagraph"/>
        <w:numPr>
          <w:ilvl w:val="0"/>
          <w:numId w:val="4"/>
        </w:numPr>
        <w:spacing w:line="360" w:lineRule="auto"/>
      </w:pPr>
      <w:r w:rsidRPr="424D13DB">
        <w:t>Data export and security</w:t>
      </w:r>
    </w:p>
    <w:p w:rsidR="2FE56206" w:rsidP="06521506" w:rsidRDefault="2FE56206" w14:paraId="52FC0EDF" w14:textId="0E9324CA">
      <w:pPr>
        <w:pStyle w:val="ListParagraph"/>
        <w:numPr>
          <w:ilvl w:val="0"/>
          <w:numId w:val="4"/>
        </w:numPr>
        <w:spacing w:line="360" w:lineRule="auto"/>
      </w:pPr>
      <w:r w:rsidRPr="424D13DB">
        <w:t>Companion app</w:t>
      </w:r>
    </w:p>
    <w:p w:rsidR="2FE56206" w:rsidP="06521506" w:rsidRDefault="2FE56206" w14:paraId="5D3A4D86" w14:textId="4B3D6A63">
      <w:pPr>
        <w:pStyle w:val="ListParagraph"/>
        <w:numPr>
          <w:ilvl w:val="0"/>
          <w:numId w:val="4"/>
        </w:numPr>
        <w:spacing w:line="360" w:lineRule="auto"/>
      </w:pPr>
      <w:r w:rsidRPr="424D13DB">
        <w:t>User profiles</w:t>
      </w:r>
    </w:p>
    <w:p w:rsidR="6C9F192F" w:rsidP="1121AC05" w:rsidRDefault="2FE56206" w14:paraId="681D2828" w14:textId="08078BB0">
      <w:pPr>
        <w:pStyle w:val="ListParagraph"/>
        <w:numPr>
          <w:ilvl w:val="0"/>
          <w:numId w:val="4"/>
        </w:numPr>
        <w:spacing w:line="360" w:lineRule="auto"/>
        <w:rPr>
          <w:rFonts w:eastAsia="Calibri"/>
        </w:rPr>
      </w:pPr>
      <w:r>
        <w:t>Game</w:t>
      </w:r>
      <w:r w:rsidR="7B14EA6D">
        <w:t xml:space="preserve"> </w:t>
      </w:r>
      <w:proofErr w:type="gramStart"/>
      <w:r>
        <w:t>logic</w:t>
      </w:r>
      <w:proofErr w:type="gramEnd"/>
    </w:p>
    <w:p w:rsidR="6C9F192F" w:rsidP="1121AC05" w:rsidRDefault="6C9F192F" w14:paraId="0D19267B" w14:textId="1CA3099E">
      <w:r>
        <w:br w:type="page"/>
      </w:r>
    </w:p>
    <w:p w:rsidR="6C9F192F" w:rsidP="1121AC05" w:rsidRDefault="6C9F192F" w14:paraId="7FF6E77A" w14:textId="0A1BF47C">
      <w:pPr>
        <w:spacing w:line="360" w:lineRule="auto"/>
        <w:rPr>
          <w:rFonts w:eastAsia="Calibri"/>
        </w:rPr>
      </w:pPr>
      <w:bookmarkStart w:name="_Toc148711213" w:id="15"/>
      <w:bookmarkStart w:name="_Toc2017862671" w:id="16"/>
      <w:r w:rsidRPr="1121AC05">
        <w:rPr>
          <w:rFonts w:ascii="Felix Titling" w:hAnsi="Felix Titling" w:eastAsia="Felix Titling" w:cs="Felix Titling"/>
          <w:sz w:val="32"/>
          <w:szCs w:val="32"/>
        </w:rPr>
        <w:lastRenderedPageBreak/>
        <w:t>3.0 Device Overview</w:t>
      </w:r>
      <w:bookmarkEnd w:id="15"/>
      <w:bookmarkEnd w:id="16"/>
    </w:p>
    <w:p w:rsidR="454E538E" w:rsidP="00B074BA" w:rsidRDefault="454E538E" w14:paraId="4CD1E12A" w14:textId="6D760858">
      <w:r w:rsidRPr="5493C85A">
        <w:t>The block diagram below details the design of one shoe, which</w:t>
      </w:r>
      <w:r w:rsidRPr="5493C85A" w:rsidR="734E13AF">
        <w:t xml:space="preserve"> is</w:t>
      </w:r>
      <w:r w:rsidRPr="5493C85A">
        <w:t xml:space="preserve"> mirror-duplicated in another shoe. </w:t>
      </w:r>
      <w:r w:rsidRPr="5493C85A" w:rsidR="39F853B4">
        <w:t xml:space="preserve">Five piezo electric sensors in each shoe connect to their respective microcontrollers through I/O pins. The SEEED microcontroller is powered by a </w:t>
      </w:r>
      <w:r w:rsidRPr="5493C85A" w:rsidR="67730DE3">
        <w:t>3.7V battery. A haptic vibrator connects to each microcontroller through I/O pins, providing vibrational feedback based on the input of the sensors.</w:t>
      </w:r>
      <w:r w:rsidRPr="5493C85A" w:rsidR="1AA4D2E2">
        <w:t xml:space="preserve"> </w:t>
      </w:r>
      <w:r w:rsidRPr="5493C85A" w:rsidR="18048D40">
        <w:t xml:space="preserve">Each microcontroller </w:t>
      </w:r>
      <w:r w:rsidRPr="5493C85A" w:rsidR="6F7125A8">
        <w:t>is</w:t>
      </w:r>
      <w:r w:rsidRPr="5493C85A" w:rsidR="18048D40">
        <w:t xml:space="preserve"> Bluetooth connected to a Bangle.JS smart watch, which </w:t>
      </w:r>
      <w:r w:rsidRPr="5493C85A" w:rsidR="2DDB83C3">
        <w:t>is</w:t>
      </w:r>
      <w:r w:rsidRPr="5493C85A" w:rsidR="18048D40">
        <w:t xml:space="preserve"> also Bluetooth connect</w:t>
      </w:r>
      <w:r w:rsidRPr="5493C85A" w:rsidR="40EA2876">
        <w:t>ed</w:t>
      </w:r>
      <w:r w:rsidRPr="5493C85A" w:rsidR="18048D40">
        <w:t xml:space="preserve"> when in range to a smart phone</w:t>
      </w:r>
      <w:r w:rsidRPr="5493C85A" w:rsidR="20C8CDDF">
        <w:t>—</w:t>
      </w:r>
      <w:r w:rsidRPr="5493C85A" w:rsidR="18048D40">
        <w:t>calibrated through the app.</w:t>
      </w:r>
    </w:p>
    <w:p w:rsidR="69ACA7C3" w:rsidP="242E0951" w:rsidRDefault="0FC749CB" w14:paraId="42DB5D32" w14:textId="637D5D85">
      <w:pPr>
        <w:spacing w:before="0" w:after="0" w:line="240" w:lineRule="auto"/>
        <w:jc w:val="center"/>
        <w:rPr>
          <w:rFonts w:eastAsia="Iskoola Pota"/>
        </w:rPr>
      </w:pPr>
      <w:r>
        <w:rPr>
          <w:noProof/>
        </w:rPr>
        <w:drawing>
          <wp:inline distT="0" distB="0" distL="0" distR="0" wp14:anchorId="49691797" wp14:editId="0DC7C404">
            <wp:extent cx="3355928" cy="4234822"/>
            <wp:effectExtent l="0" t="0" r="0" b="0"/>
            <wp:docPr id="309751051" name="Picture 30975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751051"/>
                    <pic:cNvPicPr/>
                  </pic:nvPicPr>
                  <pic:blipFill>
                    <a:blip r:embed="rId8" cstate="print">
                      <a:extLst>
                        <a:ext uri="{28A0092B-C50C-407E-A947-70E740481C1C}">
                          <a14:useLocalDpi xmlns:a14="http://schemas.microsoft.com/office/drawing/2010/main" val="0"/>
                        </a:ext>
                      </a:extLst>
                    </a:blip>
                    <a:srcRect l="37916" t="30277" r="27083" b="10833"/>
                    <a:stretch>
                      <a:fillRect/>
                    </a:stretch>
                  </pic:blipFill>
                  <pic:spPr>
                    <a:xfrm>
                      <a:off x="0" y="0"/>
                      <a:ext cx="3355928" cy="4234822"/>
                    </a:xfrm>
                    <a:prstGeom prst="rect">
                      <a:avLst/>
                    </a:prstGeom>
                  </pic:spPr>
                </pic:pic>
              </a:graphicData>
            </a:graphic>
          </wp:inline>
        </w:drawing>
      </w:r>
    </w:p>
    <w:p w:rsidR="75378AE9" w:rsidP="1121AC05" w:rsidRDefault="760B79AA" w14:paraId="494F9F03" w14:textId="303EC8C7">
      <w:pPr>
        <w:spacing w:before="0" w:after="0" w:line="240" w:lineRule="auto"/>
        <w:ind w:left="720" w:firstLine="720"/>
        <w:rPr>
          <w:b/>
          <w:bCs/>
          <w:sz w:val="20"/>
          <w:szCs w:val="20"/>
        </w:rPr>
      </w:pPr>
      <w:r w:rsidRPr="1121AC05">
        <w:rPr>
          <w:b/>
          <w:bCs/>
          <w:sz w:val="20"/>
          <w:szCs w:val="20"/>
        </w:rPr>
        <w:t>Figure 1: Device Overview Block Diagra</w:t>
      </w:r>
      <w:r w:rsidRPr="1121AC05" w:rsidR="647723D3">
        <w:rPr>
          <w:b/>
          <w:bCs/>
          <w:sz w:val="20"/>
          <w:szCs w:val="20"/>
        </w:rPr>
        <w:t>m</w:t>
      </w:r>
      <w:r>
        <w:br/>
      </w:r>
      <w:r>
        <w:br/>
      </w:r>
    </w:p>
    <w:p w:rsidR="1121AC05" w:rsidRDefault="1121AC05" w14:paraId="69633708" w14:textId="15DC5141">
      <w:r>
        <w:br w:type="page"/>
      </w:r>
    </w:p>
    <w:p w:rsidR="1121AC05" w:rsidP="1121AC05" w:rsidRDefault="1121AC05" w14:paraId="7BDA9EC0" w14:textId="46A3561F">
      <w:pPr>
        <w:spacing w:before="0" w:after="0" w:line="240" w:lineRule="auto"/>
        <w:ind w:left="720" w:firstLine="720"/>
        <w:rPr>
          <w:b/>
          <w:bCs/>
          <w:sz w:val="20"/>
          <w:szCs w:val="20"/>
        </w:rPr>
      </w:pPr>
    </w:p>
    <w:p w:rsidR="378CF907" w:rsidP="00B074BA" w:rsidRDefault="378CF907" w14:paraId="40A847C4" w14:textId="57F54CAE">
      <w:pPr>
        <w:pStyle w:val="Heading2"/>
        <w:rPr>
          <w:sz w:val="28"/>
          <w:szCs w:val="28"/>
        </w:rPr>
      </w:pPr>
      <w:bookmarkStart w:name="_Toc148711214" w:id="17"/>
      <w:bookmarkStart w:name="_Toc2062896032" w:id="18"/>
      <w:r w:rsidRPr="03CD6AAF">
        <w:rPr>
          <w:sz w:val="28"/>
          <w:szCs w:val="28"/>
        </w:rPr>
        <w:t>3.1 hardware modules</w:t>
      </w:r>
      <w:bookmarkEnd w:id="17"/>
      <w:bookmarkEnd w:id="18"/>
    </w:p>
    <w:p w:rsidRPr="0086652C" w:rsidR="378CF907" w:rsidP="00B074BA" w:rsidRDefault="378CF907" w14:paraId="205972AE" w14:textId="3AACE655">
      <w:pPr>
        <w:pStyle w:val="Heading3"/>
      </w:pPr>
      <w:bookmarkStart w:name="_Toc148711215" w:id="19"/>
      <w:bookmarkStart w:name="_Toc1254861582" w:id="20"/>
      <w:r>
        <w:t xml:space="preserve">3.1.1 </w:t>
      </w:r>
      <w:proofErr w:type="spellStart"/>
      <w:r w:rsidR="2CE3A3C8">
        <w:t>Seeed</w:t>
      </w:r>
      <w:proofErr w:type="spellEnd"/>
      <w:r w:rsidR="2CE3A3C8">
        <w:t xml:space="preserve"> Studio </w:t>
      </w:r>
      <w:r w:rsidR="3DBAFF04">
        <w:t>-</w:t>
      </w:r>
      <w:r w:rsidR="2CE3A3C8">
        <w:t>Microcontroller</w:t>
      </w:r>
      <w:bookmarkEnd w:id="19"/>
      <w:bookmarkEnd w:id="20"/>
    </w:p>
    <w:p w:rsidR="2CE3A3C8" w:rsidP="00B074BA" w:rsidRDefault="2CE3A3C8" w14:paraId="04F7A59C" w14:textId="32F2207C">
      <w:r w:rsidRPr="5493C85A">
        <w:t xml:space="preserve">The </w:t>
      </w:r>
      <w:r w:rsidRPr="5493C85A" w:rsidR="40FBE7F1">
        <w:t xml:space="preserve">relevant </w:t>
      </w:r>
      <w:r w:rsidRPr="5493C85A">
        <w:t>specifications for this microcontroller are detailed in the table below:</w:t>
      </w:r>
    </w:p>
    <w:tbl>
      <w:tblPr>
        <w:tblStyle w:val="TableGrid"/>
        <w:tblW w:w="9360" w:type="dxa"/>
        <w:tblLayout w:type="fixed"/>
        <w:tblLook w:val="06A0" w:firstRow="1" w:lastRow="0" w:firstColumn="1" w:lastColumn="0" w:noHBand="1" w:noVBand="1"/>
      </w:tblPr>
      <w:tblGrid>
        <w:gridCol w:w="2685"/>
        <w:gridCol w:w="6675"/>
      </w:tblGrid>
      <w:tr w:rsidR="69ACA7C3" w:rsidTr="7BDDAD55" w14:paraId="31406319" w14:textId="77777777">
        <w:trPr>
          <w:trHeight w:val="300"/>
        </w:trPr>
        <w:tc>
          <w:tcPr>
            <w:tcW w:w="2685" w:type="dxa"/>
          </w:tcPr>
          <w:p w:rsidR="53D5EDC4" w:rsidP="038C36DF" w:rsidRDefault="6AD8E5C2" w14:paraId="2C706E70" w14:textId="0BBDEB79">
            <w:pPr>
              <w:spacing w:before="0" w:line="240" w:lineRule="auto"/>
            </w:pPr>
            <w:r w:rsidRPr="424D13DB">
              <w:t>Feature</w:t>
            </w:r>
          </w:p>
        </w:tc>
        <w:tc>
          <w:tcPr>
            <w:tcW w:w="6675" w:type="dxa"/>
          </w:tcPr>
          <w:p w:rsidR="53D5EDC4" w:rsidP="038C36DF" w:rsidRDefault="44D49079" w14:paraId="34FC4127" w14:textId="6105E246">
            <w:pPr>
              <w:spacing w:before="0" w:line="240" w:lineRule="auto"/>
            </w:pPr>
            <w:r w:rsidRPr="1CC50E2F">
              <w:t>Specification</w:t>
            </w:r>
            <w:r w:rsidRPr="1CC50E2F" w:rsidR="742AE19B">
              <w:t>s</w:t>
            </w:r>
          </w:p>
        </w:tc>
      </w:tr>
      <w:tr w:rsidR="69ACA7C3" w:rsidTr="7BDDAD55" w14:paraId="391684EC" w14:textId="77777777">
        <w:trPr>
          <w:trHeight w:val="300"/>
        </w:trPr>
        <w:tc>
          <w:tcPr>
            <w:tcW w:w="2685" w:type="dxa"/>
          </w:tcPr>
          <w:p w:rsidR="53D5EDC4" w:rsidP="038C36DF" w:rsidRDefault="495A1697" w14:paraId="5A3AD0B4" w14:textId="3ECC3807">
            <w:pPr>
              <w:spacing w:before="0" w:line="240" w:lineRule="auto"/>
            </w:pPr>
            <w:r w:rsidRPr="5493C85A">
              <w:t>Nordic nRF52840 chip w/ FPU</w:t>
            </w:r>
          </w:p>
        </w:tc>
        <w:tc>
          <w:tcPr>
            <w:tcW w:w="6675" w:type="dxa"/>
          </w:tcPr>
          <w:p w:rsidR="53D5EDC4" w:rsidP="038C36DF" w:rsidRDefault="495A1697" w14:paraId="315E9DC4" w14:textId="68853C5D">
            <w:pPr>
              <w:spacing w:before="0" w:line="240" w:lineRule="auto"/>
            </w:pPr>
            <w:r w:rsidRPr="5493C85A">
              <w:t>62 MHz</w:t>
            </w:r>
            <w:r w:rsidRPr="5493C85A" w:rsidR="5C09A7A1">
              <w:t>, ARM Cortex –M4 32-bit processor</w:t>
            </w:r>
          </w:p>
        </w:tc>
      </w:tr>
      <w:tr w:rsidR="69ACA7C3" w:rsidTr="7BDDAD55" w14:paraId="7FD945A8" w14:textId="77777777">
        <w:trPr>
          <w:trHeight w:val="300"/>
        </w:trPr>
        <w:tc>
          <w:tcPr>
            <w:tcW w:w="2685" w:type="dxa"/>
          </w:tcPr>
          <w:p w:rsidR="53D5EDC4" w:rsidP="038C36DF" w:rsidRDefault="0848F7FA" w14:paraId="1CF93DAC" w14:textId="351B7C7C">
            <w:pPr>
              <w:spacing w:before="0" w:line="240" w:lineRule="auto"/>
            </w:pPr>
            <w:r w:rsidRPr="5493C85A">
              <w:t>Onboard Bluetooth 5.0 antenna</w:t>
            </w:r>
          </w:p>
        </w:tc>
        <w:tc>
          <w:tcPr>
            <w:tcW w:w="6675" w:type="dxa"/>
          </w:tcPr>
          <w:p w:rsidR="53D5EDC4" w:rsidP="038C36DF" w:rsidRDefault="0848F7FA" w14:paraId="43883E5E" w14:textId="61A31DBA">
            <w:pPr>
              <w:spacing w:before="0" w:line="240" w:lineRule="auto"/>
            </w:pPr>
            <w:r w:rsidRPr="5493C85A">
              <w:t>-95 dBm sensitivity in 1 Mbps Bluetooth low energy mode</w:t>
            </w:r>
          </w:p>
          <w:p w:rsidR="53D5EDC4" w:rsidP="038C36DF" w:rsidRDefault="0848F7FA" w14:paraId="74B23405" w14:textId="03F5B191">
            <w:pPr>
              <w:spacing w:before="0" w:line="240" w:lineRule="auto"/>
            </w:pPr>
            <w:r w:rsidRPr="5493C85A">
              <w:t>-103 dBm sensitivity in 125 kbps low energy mode (long range</w:t>
            </w:r>
            <w:r w:rsidR="6AD8E5C2">
              <w:br/>
            </w:r>
            <w:r w:rsidRPr="5493C85A" w:rsidR="386BAEAC">
              <w:t>-20 to +8 dBm TX power, configurable in 4 dB steps</w:t>
            </w:r>
            <w:r w:rsidR="6AD8E5C2">
              <w:br/>
            </w:r>
            <w:r w:rsidRPr="5493C85A" w:rsidR="7910A132">
              <w:t>128-bit AES/ECB/CCM/AAR co-processor (on-the-fly packet encryption)</w:t>
            </w:r>
            <w:r w:rsidR="6AD8E5C2">
              <w:br/>
            </w:r>
            <w:r w:rsidRPr="5493C85A" w:rsidR="49E0E54C">
              <w:t>4.8 mA peak current in TX, 4.6 mA peak current in RX</w:t>
            </w:r>
          </w:p>
        </w:tc>
      </w:tr>
      <w:tr w:rsidR="69ACA7C3" w:rsidTr="7BDDAD55" w14:paraId="37D29EA1" w14:textId="77777777">
        <w:trPr>
          <w:trHeight w:val="300"/>
        </w:trPr>
        <w:tc>
          <w:tcPr>
            <w:tcW w:w="2685" w:type="dxa"/>
          </w:tcPr>
          <w:p w:rsidR="53D5EDC4" w:rsidP="038C36DF" w:rsidRDefault="495A1697" w14:paraId="3D8B3533" w14:textId="67387A2C">
            <w:pPr>
              <w:spacing w:before="0" w:line="240" w:lineRule="auto"/>
            </w:pPr>
            <w:r w:rsidRPr="5493C85A">
              <w:t>Power</w:t>
            </w:r>
          </w:p>
        </w:tc>
        <w:tc>
          <w:tcPr>
            <w:tcW w:w="6675" w:type="dxa"/>
          </w:tcPr>
          <w:p w:rsidR="53D5EDC4" w:rsidP="038C36DF" w:rsidRDefault="2E4C56E7" w14:paraId="6E2ED045" w14:textId="0E484292">
            <w:pPr>
              <w:spacing w:before="0" w:line="240" w:lineRule="auto"/>
            </w:pPr>
            <w:r w:rsidRPr="5BAB3EA3">
              <w:t>Circuit operating voltage: 3.3V@200mA</w:t>
            </w:r>
          </w:p>
          <w:p w:rsidR="53D5EDC4" w:rsidP="038C36DF" w:rsidRDefault="2E4C56E7" w14:paraId="21CCACD1" w14:textId="719A4721">
            <w:pPr>
              <w:spacing w:before="0" w:line="240" w:lineRule="auto"/>
            </w:pPr>
            <w:r w:rsidRPr="5BAB3EA3">
              <w:t>Charging current: 50mA/100mA</w:t>
            </w:r>
          </w:p>
          <w:p w:rsidR="53D5EDC4" w:rsidP="038C36DF" w:rsidRDefault="59560E97" w14:paraId="092D21F5" w14:textId="393705E0">
            <w:pPr>
              <w:spacing w:before="0" w:line="240" w:lineRule="auto"/>
            </w:pPr>
            <w:r w:rsidRPr="5BAB3EA3">
              <w:t>1.7 to 5.5 V supply voltage range</w:t>
            </w:r>
            <w:r w:rsidR="6AD8E5C2">
              <w:br/>
            </w:r>
            <w:r w:rsidRPr="5BAB3EA3" w:rsidR="5268A97E">
              <w:t>1.8</w:t>
            </w:r>
            <w:r w:rsidRPr="5BAB3EA3" w:rsidR="7A039BFE">
              <w:t xml:space="preserve"> to 3.3 V regulated supply for external </w:t>
            </w:r>
            <w:proofErr w:type="gramStart"/>
            <w:r w:rsidRPr="5BAB3EA3" w:rsidR="7A039BFE">
              <w:t>components</w:t>
            </w:r>
            <w:proofErr w:type="gramEnd"/>
          </w:p>
          <w:p w:rsidR="53D5EDC4" w:rsidP="038C36DF" w:rsidRDefault="2E4C56E7" w14:paraId="504D6C97" w14:textId="7A7D455A">
            <w:pPr>
              <w:spacing w:before="0" w:line="240" w:lineRule="auto"/>
            </w:pPr>
            <w:r w:rsidRPr="5BAB3EA3">
              <w:t>Standby power consumption: &lt;5</w:t>
            </w:r>
            <w:r w:rsidRPr="5BAB3EA3">
              <w:rPr>
                <w:rFonts w:ascii="Calibri" w:hAnsi="Calibri" w:cs="Calibri"/>
              </w:rPr>
              <w:t>μ</w:t>
            </w:r>
            <w:r w:rsidRPr="5BAB3EA3">
              <w:t>A</w:t>
            </w:r>
          </w:p>
        </w:tc>
      </w:tr>
      <w:tr w:rsidR="69ACA7C3" w:rsidTr="7BDDAD55" w14:paraId="1B87339E" w14:textId="77777777">
        <w:trPr>
          <w:trHeight w:val="300"/>
        </w:trPr>
        <w:tc>
          <w:tcPr>
            <w:tcW w:w="2685" w:type="dxa"/>
          </w:tcPr>
          <w:p w:rsidR="53D5EDC4" w:rsidP="038C36DF" w:rsidRDefault="495A1697" w14:paraId="6CCD5438" w14:textId="4C2FB8D8">
            <w:pPr>
              <w:spacing w:before="0" w:line="240" w:lineRule="auto"/>
            </w:pPr>
            <w:r w:rsidRPr="5493C85A">
              <w:t>Size</w:t>
            </w:r>
          </w:p>
        </w:tc>
        <w:tc>
          <w:tcPr>
            <w:tcW w:w="6675" w:type="dxa"/>
          </w:tcPr>
          <w:p w:rsidR="53D5EDC4" w:rsidP="038C36DF" w:rsidRDefault="495A1697" w14:paraId="4FEF7457" w14:textId="78634FA1">
            <w:pPr>
              <w:spacing w:before="0" w:line="240" w:lineRule="auto"/>
            </w:pPr>
            <w:r w:rsidRPr="5493C85A">
              <w:t>21x17.5 mm</w:t>
            </w:r>
          </w:p>
        </w:tc>
      </w:tr>
      <w:tr w:rsidR="69ACA7C3" w:rsidTr="7BDDAD55" w14:paraId="73D1238B" w14:textId="77777777">
        <w:trPr>
          <w:trHeight w:val="300"/>
        </w:trPr>
        <w:tc>
          <w:tcPr>
            <w:tcW w:w="2685" w:type="dxa"/>
          </w:tcPr>
          <w:p w:rsidR="28D8A5ED" w:rsidP="038C36DF" w:rsidRDefault="081701D4" w14:paraId="3F217209" w14:textId="732D70C1">
            <w:pPr>
              <w:spacing w:before="0" w:line="240" w:lineRule="auto"/>
            </w:pPr>
            <w:r w:rsidRPr="5493C85A">
              <w:t xml:space="preserve">On-chip </w:t>
            </w:r>
            <w:r w:rsidRPr="5493C85A" w:rsidR="495A1697">
              <w:t>Memory</w:t>
            </w:r>
          </w:p>
        </w:tc>
        <w:tc>
          <w:tcPr>
            <w:tcW w:w="6675" w:type="dxa"/>
          </w:tcPr>
          <w:p w:rsidR="455C3EE4" w:rsidP="038C36DF" w:rsidRDefault="7EE33CFF" w14:paraId="5580D4F1" w14:textId="413070DB">
            <w:pPr>
              <w:spacing w:before="0" w:line="240" w:lineRule="auto"/>
            </w:pPr>
            <w:r w:rsidRPr="5493C85A">
              <w:t>1 MB flash</w:t>
            </w:r>
            <w:r w:rsidR="216CAAA3">
              <w:br/>
            </w:r>
            <w:r w:rsidRPr="5493C85A" w:rsidR="09C3CEBE">
              <w:t>256kB RAM</w:t>
            </w:r>
          </w:p>
        </w:tc>
      </w:tr>
      <w:tr w:rsidR="69ACA7C3" w:rsidTr="7BDDAD55" w14:paraId="088923AD" w14:textId="77777777">
        <w:trPr>
          <w:trHeight w:val="300"/>
        </w:trPr>
        <w:tc>
          <w:tcPr>
            <w:tcW w:w="2685" w:type="dxa"/>
          </w:tcPr>
          <w:p w:rsidR="0ED13053" w:rsidP="038C36DF" w:rsidRDefault="09C3CEBE" w14:paraId="5631A62D" w14:textId="253802D3">
            <w:pPr>
              <w:spacing w:before="0" w:line="240" w:lineRule="auto"/>
            </w:pPr>
            <w:r w:rsidRPr="5493C85A">
              <w:t>Onboard Memory</w:t>
            </w:r>
          </w:p>
        </w:tc>
        <w:tc>
          <w:tcPr>
            <w:tcW w:w="6675" w:type="dxa"/>
          </w:tcPr>
          <w:p w:rsidR="0ED13053" w:rsidP="038C36DF" w:rsidRDefault="09C3CEBE" w14:paraId="6C3A070D" w14:textId="06B3FF24">
            <w:pPr>
              <w:spacing w:before="0" w:line="240" w:lineRule="auto"/>
            </w:pPr>
            <w:r w:rsidRPr="5493C85A">
              <w:t>2 MB QSPI flash</w:t>
            </w:r>
          </w:p>
        </w:tc>
      </w:tr>
      <w:tr w:rsidR="69ACA7C3" w:rsidTr="7BDDAD55" w14:paraId="2BA96077" w14:textId="77777777">
        <w:trPr>
          <w:trHeight w:val="300"/>
        </w:trPr>
        <w:tc>
          <w:tcPr>
            <w:tcW w:w="2685" w:type="dxa"/>
          </w:tcPr>
          <w:p w:rsidR="0ED13053" w:rsidP="038C36DF" w:rsidRDefault="09C3CEBE" w14:paraId="27F01130" w14:textId="4636229A">
            <w:pPr>
              <w:spacing w:before="0" w:line="240" w:lineRule="auto"/>
            </w:pPr>
            <w:r w:rsidRPr="5493C85A">
              <w:t>I/O</w:t>
            </w:r>
          </w:p>
        </w:tc>
        <w:tc>
          <w:tcPr>
            <w:tcW w:w="6675" w:type="dxa"/>
          </w:tcPr>
          <w:p w:rsidR="0ED13053" w:rsidP="038C36DF" w:rsidRDefault="09C3CEBE" w14:paraId="35B2F775" w14:textId="1AB2306B">
            <w:pPr>
              <w:spacing w:before="0" w:line="240" w:lineRule="auto"/>
            </w:pPr>
            <w:r w:rsidRPr="5493C85A">
              <w:t xml:space="preserve">11 digital pins (can be configured for </w:t>
            </w:r>
            <w:r w:rsidRPr="5493C85A" w:rsidR="4C115916">
              <w:t>PWM)</w:t>
            </w:r>
            <w:r w:rsidR="69132B53">
              <w:br/>
            </w:r>
            <w:r w:rsidRPr="5493C85A" w:rsidR="55D7E5EA">
              <w:t>6 analog pins</w:t>
            </w:r>
            <w:r w:rsidR="69132B53">
              <w:br/>
            </w:r>
            <w:r w:rsidRPr="5493C85A" w:rsidR="08D65602">
              <w:t>all pins have a max rating of 3.3V</w:t>
            </w:r>
          </w:p>
        </w:tc>
      </w:tr>
      <w:tr w:rsidR="69ACA7C3" w:rsidTr="7BDDAD55" w14:paraId="6227FBA7" w14:textId="77777777">
        <w:trPr>
          <w:trHeight w:val="300"/>
        </w:trPr>
        <w:tc>
          <w:tcPr>
            <w:tcW w:w="2685" w:type="dxa"/>
          </w:tcPr>
          <w:p w:rsidR="28CA6CD3" w:rsidP="038C36DF" w:rsidRDefault="28CA6CD3" w14:paraId="700AD8C1" w14:textId="73EB0C33">
            <w:pPr>
              <w:spacing w:before="0" w:line="240" w:lineRule="auto"/>
            </w:pPr>
            <w:r w:rsidRPr="5493C85A">
              <w:t>Software compatibilities</w:t>
            </w:r>
          </w:p>
        </w:tc>
        <w:tc>
          <w:tcPr>
            <w:tcW w:w="6675" w:type="dxa"/>
          </w:tcPr>
          <w:p w:rsidR="28CA6CD3" w:rsidP="038C36DF" w:rsidRDefault="28CA6CD3" w14:paraId="25145DAA" w14:textId="3A927DA2">
            <w:pPr>
              <w:spacing w:before="0" w:line="240" w:lineRule="auto"/>
            </w:pPr>
            <w:r w:rsidRPr="5493C85A">
              <w:t xml:space="preserve">Arduino, </w:t>
            </w:r>
            <w:bookmarkStart w:name="_Int_0gIcPmea" w:id="21"/>
            <w:r w:rsidRPr="5493C85A">
              <w:t>Micropython</w:t>
            </w:r>
            <w:bookmarkEnd w:id="21"/>
            <w:r w:rsidRPr="5493C85A">
              <w:t xml:space="preserve">, </w:t>
            </w:r>
            <w:proofErr w:type="spellStart"/>
            <w:r w:rsidRPr="5493C85A">
              <w:t>CircuitPython</w:t>
            </w:r>
            <w:proofErr w:type="spellEnd"/>
          </w:p>
        </w:tc>
      </w:tr>
      <w:tr w:rsidR="5493C85A" w:rsidTr="7BDDAD55" w14:paraId="015A46B0" w14:textId="77777777">
        <w:trPr>
          <w:trHeight w:val="300"/>
        </w:trPr>
        <w:tc>
          <w:tcPr>
            <w:tcW w:w="2685" w:type="dxa"/>
          </w:tcPr>
          <w:p w:rsidR="27F3F99D" w:rsidP="038C36DF" w:rsidRDefault="27F3F99D" w14:paraId="662227E4" w14:textId="3ED0E2E3">
            <w:pPr>
              <w:spacing w:before="0" w:line="240" w:lineRule="auto"/>
            </w:pPr>
            <w:r w:rsidRPr="5493C85A">
              <w:t>Dimensions</w:t>
            </w:r>
          </w:p>
        </w:tc>
        <w:tc>
          <w:tcPr>
            <w:tcW w:w="6675" w:type="dxa"/>
          </w:tcPr>
          <w:p w:rsidR="27F3F99D" w:rsidP="038C36DF" w:rsidRDefault="27F3F99D" w14:paraId="52BB9718" w14:textId="4827EADF">
            <w:pPr>
              <w:spacing w:before="0" w:line="240" w:lineRule="auto"/>
            </w:pPr>
            <w:r w:rsidRPr="5493C85A">
              <w:t>21 x 17.5 mm</w:t>
            </w:r>
          </w:p>
        </w:tc>
      </w:tr>
      <w:tr w:rsidR="5493C85A" w:rsidTr="7BDDAD55" w14:paraId="0851E4A8" w14:textId="77777777">
        <w:trPr>
          <w:trHeight w:val="300"/>
        </w:trPr>
        <w:tc>
          <w:tcPr>
            <w:tcW w:w="2685" w:type="dxa"/>
          </w:tcPr>
          <w:p w:rsidR="27F3F99D" w:rsidP="038C36DF" w:rsidRDefault="27F3F99D" w14:paraId="257455F5" w14:textId="1439E579">
            <w:pPr>
              <w:spacing w:before="0" w:line="240" w:lineRule="auto"/>
            </w:pPr>
            <w:r w:rsidRPr="5493C85A">
              <w:t>Sensors</w:t>
            </w:r>
          </w:p>
        </w:tc>
        <w:tc>
          <w:tcPr>
            <w:tcW w:w="6675" w:type="dxa"/>
          </w:tcPr>
          <w:p w:rsidR="27F3F99D" w:rsidP="038C36DF" w:rsidRDefault="27F3F99D" w14:paraId="38A0EAAF" w14:textId="2EA453D2">
            <w:pPr>
              <w:spacing w:before="0" w:line="240" w:lineRule="auto"/>
            </w:pPr>
            <w:r w:rsidRPr="5493C85A">
              <w:t>Onboard 6-axis IMU</w:t>
            </w:r>
          </w:p>
        </w:tc>
      </w:tr>
    </w:tbl>
    <w:p w:rsidR="69ACA7C3" w:rsidP="038C36DF" w:rsidRDefault="6783F6B9" w14:paraId="0D275B9F" w14:textId="3430AF40">
      <w:pPr>
        <w:spacing w:line="240" w:lineRule="auto"/>
        <w:rPr>
          <w:b/>
          <w:sz w:val="20"/>
          <w:szCs w:val="20"/>
        </w:rPr>
      </w:pPr>
      <w:r w:rsidRPr="038C36DF">
        <w:rPr>
          <w:b/>
          <w:sz w:val="20"/>
          <w:szCs w:val="20"/>
        </w:rPr>
        <w:t>Table 1</w:t>
      </w:r>
      <w:r w:rsidRPr="038C36DF" w:rsidR="29D760C6">
        <w:rPr>
          <w:b/>
          <w:sz w:val="20"/>
          <w:szCs w:val="20"/>
        </w:rPr>
        <w:t xml:space="preserve">: </w:t>
      </w:r>
      <w:proofErr w:type="spellStart"/>
      <w:r w:rsidRPr="038C36DF" w:rsidR="29D760C6">
        <w:rPr>
          <w:b/>
          <w:sz w:val="20"/>
          <w:szCs w:val="20"/>
        </w:rPr>
        <w:t>Seeed</w:t>
      </w:r>
      <w:proofErr w:type="spellEnd"/>
      <w:r w:rsidRPr="038C36DF" w:rsidR="29D760C6">
        <w:rPr>
          <w:b/>
          <w:sz w:val="20"/>
          <w:szCs w:val="20"/>
        </w:rPr>
        <w:t xml:space="preserve"> studio Microcontroller Specifications</w:t>
      </w:r>
    </w:p>
    <w:p w:rsidR="424D13DB" w:rsidP="00B074BA" w:rsidRDefault="6C897C2A" w14:paraId="3B0E29AC" w14:textId="3AD6A9C4">
      <w:r w:rsidRPr="0AA35C35">
        <w:t xml:space="preserve">The </w:t>
      </w:r>
      <w:proofErr w:type="spellStart"/>
      <w:r w:rsidRPr="0AA35C35" w:rsidR="2907EAFD">
        <w:t>Seeed</w:t>
      </w:r>
      <w:proofErr w:type="spellEnd"/>
      <w:r w:rsidRPr="0AA35C35" w:rsidR="2907EAFD">
        <w:t xml:space="preserve"> Studio</w:t>
      </w:r>
      <w:r w:rsidRPr="6882D221">
        <w:t xml:space="preserve"> microcontroller </w:t>
      </w:r>
      <w:r w:rsidRPr="6882D221" w:rsidR="264A51FD">
        <w:t>receives</w:t>
      </w:r>
      <w:r w:rsidRPr="6882D221">
        <w:t xml:space="preserve"> feedback through five </w:t>
      </w:r>
      <w:r w:rsidRPr="2609E1A8" w:rsidR="7C07BDA0">
        <w:t>analog</w:t>
      </w:r>
      <w:r w:rsidRPr="2609E1A8">
        <w:t xml:space="preserve"> </w:t>
      </w:r>
      <w:r w:rsidRPr="6882D221">
        <w:t xml:space="preserve">I/O ports from five piezoelectric sensors. </w:t>
      </w:r>
      <w:r w:rsidRPr="6882D221" w:rsidR="10633837">
        <w:t>Th</w:t>
      </w:r>
      <w:r w:rsidRPr="6882D221" w:rsidR="72E1D974">
        <w:t>e sensor</w:t>
      </w:r>
      <w:r w:rsidRPr="6882D221" w:rsidR="10633837">
        <w:t xml:space="preserve"> feedback is used for </w:t>
      </w:r>
      <w:r w:rsidRPr="6882D221" w:rsidR="507AF078">
        <w:t xml:space="preserve">digital </w:t>
      </w:r>
      <w:r w:rsidRPr="6882D221" w:rsidR="10633837">
        <w:t>output signal to the haptic vibrator</w:t>
      </w:r>
      <w:r w:rsidRPr="6882D221" w:rsidR="7B60A487">
        <w:t xml:space="preserve">. </w:t>
      </w:r>
      <w:r w:rsidRPr="6882D221" w:rsidR="5BF61A4C">
        <w:t>The IMU is used to sense the tilt of the board, for further feedback about the user’s gait. Onboard memory is used to store information from the sensors and the IMU. This information is</w:t>
      </w:r>
      <w:r w:rsidRPr="6882D221" w:rsidR="5FBB88BC">
        <w:t xml:space="preserve"> then</w:t>
      </w:r>
      <w:r w:rsidRPr="6882D221" w:rsidR="5BF61A4C">
        <w:t xml:space="preserve"> </w:t>
      </w:r>
      <w:r w:rsidRPr="6882D221" w:rsidR="5BF61A4C">
        <w:lastRenderedPageBreak/>
        <w:t>trans</w:t>
      </w:r>
      <w:r w:rsidRPr="6882D221" w:rsidR="196A2AE3">
        <w:t>mitted</w:t>
      </w:r>
      <w:r w:rsidRPr="6882D221" w:rsidR="5BF61A4C">
        <w:t xml:space="preserve"> via </w:t>
      </w:r>
      <w:r w:rsidRPr="6882D221" w:rsidR="0A887013">
        <w:t>Bluetooth</w:t>
      </w:r>
      <w:r w:rsidRPr="6882D221" w:rsidR="5F2A1409">
        <w:t xml:space="preserve"> connection. </w:t>
      </w:r>
      <w:r w:rsidRPr="6882D221" w:rsidR="288F0DE4">
        <w:t xml:space="preserve">The exact type of Bluetooth connection and the </w:t>
      </w:r>
      <w:r w:rsidRPr="6882D221" w:rsidR="7C8A1B1E">
        <w:t>T</w:t>
      </w:r>
      <w:r w:rsidRPr="6882D221" w:rsidR="288F0DE4">
        <w:t xml:space="preserve">X method is to be determined </w:t>
      </w:r>
      <w:r w:rsidRPr="6882D221" w:rsidR="41742F33">
        <w:t>later</w:t>
      </w:r>
      <w:r w:rsidRPr="6882D221" w:rsidR="288F0DE4">
        <w:t>.</w:t>
      </w:r>
    </w:p>
    <w:p w:rsidR="0009B1E2" w:rsidP="00B074BA" w:rsidRDefault="0009B1E2" w14:paraId="69C6C8D9" w14:textId="39FF801C">
      <w:r w:rsidRPr="6882D221">
        <w:t>The small form factor of 21mm X 17.5mm makes this chip ideal for small projects such as this</w:t>
      </w:r>
      <w:r w:rsidRPr="5D408ED2" w:rsidR="5CDC67FA">
        <w:t>. W</w:t>
      </w:r>
      <w:r w:rsidRPr="5D408ED2" w:rsidR="5C21BCBB">
        <w:t xml:space="preserve">ith </w:t>
      </w:r>
      <w:r w:rsidRPr="5D408ED2" w:rsidR="01B20ACC">
        <w:t>five</w:t>
      </w:r>
      <w:r w:rsidRPr="6882D221" w:rsidR="5C21BCBB">
        <w:t xml:space="preserve"> </w:t>
      </w:r>
      <w:r w:rsidRPr="42D489ED" w:rsidR="5B52A9C4">
        <w:t xml:space="preserve">piezoelectric </w:t>
      </w:r>
      <w:r w:rsidRPr="42D489ED" w:rsidR="5C21BCBB">
        <w:t>sensors</w:t>
      </w:r>
      <w:r w:rsidRPr="6882D221" w:rsidR="5C21BCBB">
        <w:t xml:space="preserve"> and one haptic feedback motor, </w:t>
      </w:r>
      <w:r w:rsidRPr="52CC8E27" w:rsidR="262B2024">
        <w:t>this project uses</w:t>
      </w:r>
      <w:r w:rsidRPr="6882D221" w:rsidR="5C21BCBB">
        <w:t xml:space="preserve"> </w:t>
      </w:r>
      <w:r w:rsidRPr="42D489ED" w:rsidR="1A394B5C">
        <w:t>five out of six</w:t>
      </w:r>
      <w:r w:rsidRPr="6882D221" w:rsidR="11C01989">
        <w:t xml:space="preserve"> of the </w:t>
      </w:r>
      <w:r w:rsidRPr="6882D221" w:rsidR="5C21BCBB">
        <w:t>onboard analog pins. If</w:t>
      </w:r>
      <w:r w:rsidRPr="6882D221" w:rsidR="5518ABEC">
        <w:t>,</w:t>
      </w:r>
      <w:r w:rsidRPr="6882D221" w:rsidR="5C21BCBB">
        <w:t xml:space="preserve"> during testing</w:t>
      </w:r>
      <w:r w:rsidRPr="6882D221" w:rsidR="640D174F">
        <w:t>,</w:t>
      </w:r>
      <w:r w:rsidRPr="6882D221" w:rsidR="5C21BCBB">
        <w:t xml:space="preserve"> it is determined </w:t>
      </w:r>
      <w:r w:rsidRPr="6882D221" w:rsidR="063A9FA5">
        <w:t xml:space="preserve">that </w:t>
      </w:r>
      <w:r w:rsidRPr="6882D221" w:rsidR="5C21BCBB">
        <w:t xml:space="preserve">larger numbers of analog devices are required </w:t>
      </w:r>
      <w:r w:rsidRPr="6882D221" w:rsidR="188D6E14">
        <w:t xml:space="preserve">for accurate feedback, and consolidation of these devices onto fewer pins is not possible, </w:t>
      </w:r>
      <w:r w:rsidRPr="16654CAD" w:rsidR="188D6E14">
        <w:t>th</w:t>
      </w:r>
      <w:r w:rsidRPr="16654CAD" w:rsidR="57B42E17">
        <w:t>en the board</w:t>
      </w:r>
      <w:r w:rsidRPr="6882D221" w:rsidR="188D6E14">
        <w:t xml:space="preserve"> may need to swap to a larger board </w:t>
      </w:r>
      <w:r w:rsidRPr="63BF12EF" w:rsidR="33A14B87">
        <w:t>(</w:t>
      </w:r>
      <w:r w:rsidRPr="6882D221" w:rsidR="188D6E14">
        <w:t xml:space="preserve">such as the Adafruit Feather 32u4 </w:t>
      </w:r>
      <w:proofErr w:type="spellStart"/>
      <w:r w:rsidRPr="6882D221" w:rsidR="188D6E14">
        <w:t>Bluefruit</w:t>
      </w:r>
      <w:proofErr w:type="spellEnd"/>
      <w:r w:rsidRPr="6882D221" w:rsidR="188D6E14">
        <w:t xml:space="preserve">, </w:t>
      </w:r>
      <w:r w:rsidRPr="6882D221" w:rsidR="5C41493B">
        <w:t>which is much larger but has significantly more pins due to that increase in surface area</w:t>
      </w:r>
      <w:r w:rsidRPr="63BF12EF" w:rsidR="1698B0D5">
        <w:t>)</w:t>
      </w:r>
      <w:r w:rsidRPr="63BF12EF" w:rsidR="5C41493B">
        <w:t>.</w:t>
      </w:r>
      <w:r w:rsidRPr="6882D221" w:rsidR="5C41493B">
        <w:t xml:space="preserve"> </w:t>
      </w:r>
      <w:r w:rsidRPr="6882D221" w:rsidR="1526D231">
        <w:t>See Figure 2</w:t>
      </w:r>
      <w:r w:rsidRPr="5BD0F1AA" w:rsidR="1526D231">
        <w:t xml:space="preserve"> </w:t>
      </w:r>
      <w:r w:rsidRPr="5BD0F1AA" w:rsidR="08DC70DE">
        <w:t>for</w:t>
      </w:r>
      <w:r w:rsidRPr="3EAA87F9" w:rsidR="08DC70DE">
        <w:t xml:space="preserve"> </w:t>
      </w:r>
      <w:proofErr w:type="spellStart"/>
      <w:r w:rsidRPr="3EAA87F9" w:rsidR="08DC70DE">
        <w:t>seeed</w:t>
      </w:r>
      <w:proofErr w:type="spellEnd"/>
      <w:r w:rsidRPr="3EAA87F9" w:rsidR="08DC70DE">
        <w:t xml:space="preserve"> board</w:t>
      </w:r>
      <w:r w:rsidRPr="5BD0F1AA" w:rsidR="08DC70DE">
        <w:t xml:space="preserve"> pinouts,</w:t>
      </w:r>
      <w:r w:rsidRPr="6882D221" w:rsidR="1526D231">
        <w:t xml:space="preserve"> and </w:t>
      </w:r>
      <w:r w:rsidRPr="6882D221" w:rsidR="3CD48673">
        <w:t>Appendix A Part 1 &amp; 2</w:t>
      </w:r>
      <w:r w:rsidRPr="5515D45E" w:rsidR="369DA35E">
        <w:t>.</w:t>
      </w:r>
    </w:p>
    <w:p w:rsidR="63E626BC" w:rsidP="75378AE9" w:rsidRDefault="63E626BC" w14:paraId="7BDCB007" w14:textId="47E92257">
      <w:pPr>
        <w:spacing w:before="0" w:after="0" w:line="240" w:lineRule="auto"/>
        <w:jc w:val="center"/>
        <w:rPr>
          <w:rFonts w:eastAsia="Iskoola Pota"/>
          <w:sz w:val="20"/>
          <w:szCs w:val="20"/>
        </w:rPr>
      </w:pPr>
      <w:r>
        <w:rPr>
          <w:noProof/>
        </w:rPr>
        <w:drawing>
          <wp:inline distT="0" distB="0" distL="0" distR="0" wp14:anchorId="0F51A63B" wp14:editId="1816A4A5">
            <wp:extent cx="4043938" cy="2666655"/>
            <wp:effectExtent l="0" t="0" r="0" b="0"/>
            <wp:docPr id="2036262879" name="Picture 203626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2628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43938" cy="2666655"/>
                    </a:xfrm>
                    <a:prstGeom prst="rect">
                      <a:avLst/>
                    </a:prstGeom>
                  </pic:spPr>
                </pic:pic>
              </a:graphicData>
            </a:graphic>
          </wp:inline>
        </w:drawing>
      </w:r>
    </w:p>
    <w:p w:rsidR="5F45913D" w:rsidP="75378AE9" w:rsidRDefault="63E626BC" w14:paraId="79AC2D15" w14:textId="7ADFC338">
      <w:pPr>
        <w:spacing w:before="0" w:after="0" w:line="240" w:lineRule="auto"/>
        <w:ind w:firstLine="720"/>
        <w:rPr>
          <w:b/>
          <w:sz w:val="20"/>
          <w:szCs w:val="20"/>
        </w:rPr>
      </w:pPr>
      <w:r w:rsidRPr="1121AC05">
        <w:rPr>
          <w:b/>
          <w:bCs/>
          <w:sz w:val="20"/>
          <w:szCs w:val="20"/>
        </w:rPr>
        <w:t xml:space="preserve">Figure 2: </w:t>
      </w:r>
      <w:proofErr w:type="spellStart"/>
      <w:r w:rsidRPr="1121AC05" w:rsidR="0F02E08E">
        <w:rPr>
          <w:b/>
          <w:bCs/>
          <w:sz w:val="20"/>
          <w:szCs w:val="20"/>
        </w:rPr>
        <w:t>Seeed</w:t>
      </w:r>
      <w:proofErr w:type="spellEnd"/>
      <w:r w:rsidRPr="1121AC05" w:rsidR="0F02E08E">
        <w:rPr>
          <w:b/>
          <w:bCs/>
          <w:sz w:val="20"/>
          <w:szCs w:val="20"/>
        </w:rPr>
        <w:t xml:space="preserve"> </w:t>
      </w:r>
      <w:r w:rsidRPr="1121AC05">
        <w:rPr>
          <w:b/>
          <w:bCs/>
          <w:sz w:val="20"/>
          <w:szCs w:val="20"/>
        </w:rPr>
        <w:t>Microcontroller</w:t>
      </w:r>
      <w:r w:rsidRPr="1121AC05" w:rsidR="145A3BFB">
        <w:rPr>
          <w:b/>
          <w:bCs/>
          <w:sz w:val="20"/>
          <w:szCs w:val="20"/>
        </w:rPr>
        <w:t xml:space="preserve"> </w:t>
      </w:r>
      <w:r w:rsidRPr="1121AC05">
        <w:rPr>
          <w:b/>
          <w:bCs/>
          <w:sz w:val="20"/>
          <w:szCs w:val="20"/>
        </w:rPr>
        <w:t>Diagram</w:t>
      </w:r>
    </w:p>
    <w:p w:rsidR="1121AC05" w:rsidRDefault="1121AC05" w14:paraId="3B88933A" w14:textId="31BF2CCF">
      <w:r>
        <w:br w:type="page"/>
      </w:r>
    </w:p>
    <w:p w:rsidR="3219DC50" w:rsidP="1121AC05" w:rsidRDefault="3219DC50" w14:paraId="12C9C341" w14:textId="53C0855E">
      <w:pPr>
        <w:spacing w:before="0" w:after="0" w:line="240" w:lineRule="auto"/>
        <w:ind w:firstLine="720"/>
        <w:rPr>
          <w:b/>
          <w:bCs/>
          <w:sz w:val="20"/>
          <w:szCs w:val="20"/>
        </w:rPr>
      </w:pPr>
    </w:p>
    <w:p w:rsidR="17FC87C2" w:rsidP="00B074BA" w:rsidRDefault="17FC87C2" w14:paraId="7EC513A7" w14:textId="27BE0090">
      <w:pPr>
        <w:pStyle w:val="Heading4"/>
        <w:rPr>
          <w:rFonts w:eastAsia="Felix Titling" w:cs="Felix Titling"/>
          <w:sz w:val="32"/>
          <w:szCs w:val="32"/>
        </w:rPr>
      </w:pPr>
      <w:bookmarkStart w:name="_Toc148711216" w:id="22"/>
      <w:bookmarkStart w:name="_Toc1961291598" w:id="23"/>
      <w:r>
        <w:t>3.1.1.1 IMU: LSM6DS3t</w:t>
      </w:r>
      <w:r w:rsidR="54F4B343">
        <w:t>R</w:t>
      </w:r>
      <w:bookmarkEnd w:id="22"/>
      <w:bookmarkEnd w:id="23"/>
      <w:r w:rsidRPr="03CD6AAF" w:rsidR="54F4B343">
        <w:rPr>
          <w:rFonts w:eastAsia="Felix Titling" w:cs="Felix Titling"/>
          <w:sz w:val="28"/>
          <w:szCs w:val="28"/>
        </w:rPr>
        <w:t xml:space="preserve"> </w:t>
      </w:r>
    </w:p>
    <w:p w:rsidR="4B9057C6" w:rsidP="00B074BA" w:rsidRDefault="4B9057C6" w14:paraId="6809425F" w14:textId="6E571089">
      <w:r w:rsidRPr="6882D221">
        <w:t xml:space="preserve">This IMU is used in the project for detection of foot </w:t>
      </w:r>
      <w:r w:rsidRPr="6882D221" w:rsidR="4B10157D">
        <w:t>tilt</w:t>
      </w:r>
      <w:r w:rsidRPr="6882D221" w:rsidR="3CAFA9AE">
        <w:t xml:space="preserve">. It is the </w:t>
      </w:r>
      <w:proofErr w:type="spellStart"/>
      <w:r w:rsidRPr="6882D221" w:rsidR="3CAFA9AE">
        <w:t>iNEMO</w:t>
      </w:r>
      <w:proofErr w:type="spellEnd"/>
      <w:r w:rsidRPr="6882D221" w:rsidR="3CAFA9AE">
        <w:t xml:space="preserve"> inertial module: always-on 3D accelerometer and 3D gyroscope</w:t>
      </w:r>
      <w:r w:rsidRPr="6882D221" w:rsidR="4B10157D">
        <w:t>. It i</w:t>
      </w:r>
      <w:r w:rsidRPr="6882D221" w:rsidR="690E7603">
        <w:t xml:space="preserve">s an embedded component on the </w:t>
      </w:r>
      <w:proofErr w:type="spellStart"/>
      <w:r w:rsidRPr="6882D221" w:rsidR="690E7603">
        <w:t>Seeed</w:t>
      </w:r>
      <w:proofErr w:type="spellEnd"/>
      <w:r w:rsidRPr="6882D221" w:rsidR="690E7603">
        <w:t xml:space="preserve"> Studio nRF52840 Microcontroller</w:t>
      </w:r>
      <w:r w:rsidRPr="6882D221">
        <w:t xml:space="preserve">. While the sensors measure pressure on five </w:t>
      </w:r>
      <w:r w:rsidRPr="6882D221" w:rsidR="0C620F0B">
        <w:t>distinct parts</w:t>
      </w:r>
      <w:r w:rsidRPr="6882D221">
        <w:t xml:space="preserve"> of the foot, the built-in IMU in the </w:t>
      </w:r>
      <w:proofErr w:type="spellStart"/>
      <w:r w:rsidRPr="6882D221">
        <w:t>Seeed</w:t>
      </w:r>
      <w:proofErr w:type="spellEnd"/>
      <w:r w:rsidRPr="6882D221">
        <w:t xml:space="preserve"> microcontroller provides further detail </w:t>
      </w:r>
      <w:r w:rsidRPr="6882D221" w:rsidR="12CA9652">
        <w:t xml:space="preserve">about </w:t>
      </w:r>
      <w:r w:rsidRPr="6882D221" w:rsidR="7785ABED">
        <w:t xml:space="preserve">exactly how a user’s foot is moving in space and hitting the ground. </w:t>
      </w:r>
      <w:r w:rsidRPr="6882D221" w:rsidR="27A862A0">
        <w:t>It detects when the angle between a selectable accelerometer semi-axis and the horizontal plane becomes higher than a user-selectable value.</w:t>
      </w:r>
    </w:p>
    <w:p w:rsidR="2B4785E3" w:rsidP="526909CC" w:rsidRDefault="2B4785E3" w14:paraId="5F5D5045" w14:textId="24442503">
      <w:pPr>
        <w:spacing w:before="0" w:after="0" w:line="240" w:lineRule="auto"/>
        <w:rPr>
          <w:b/>
          <w:sz w:val="20"/>
          <w:szCs w:val="20"/>
        </w:rPr>
      </w:pPr>
      <w:r>
        <w:rPr>
          <w:noProof/>
        </w:rPr>
        <w:drawing>
          <wp:inline distT="0" distB="0" distL="0" distR="0" wp14:anchorId="321C3002" wp14:editId="59C8ED86">
            <wp:extent cx="5747969" cy="3736181"/>
            <wp:effectExtent l="0" t="0" r="0" b="0"/>
            <wp:docPr id="268505471" name="Picture 26850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05471"/>
                    <pic:cNvPicPr/>
                  </pic:nvPicPr>
                  <pic:blipFill>
                    <a:blip r:embed="rId10">
                      <a:extLst>
                        <a:ext uri="{28A0092B-C50C-407E-A947-70E740481C1C}">
                          <a14:useLocalDpi xmlns:a14="http://schemas.microsoft.com/office/drawing/2010/main" val="0"/>
                        </a:ext>
                      </a:extLst>
                    </a:blip>
                    <a:stretch>
                      <a:fillRect/>
                    </a:stretch>
                  </pic:blipFill>
                  <pic:spPr>
                    <a:xfrm>
                      <a:off x="0" y="0"/>
                      <a:ext cx="5747969" cy="3736181"/>
                    </a:xfrm>
                    <a:prstGeom prst="rect">
                      <a:avLst/>
                    </a:prstGeom>
                  </pic:spPr>
                </pic:pic>
              </a:graphicData>
            </a:graphic>
          </wp:inline>
        </w:drawing>
      </w:r>
    </w:p>
    <w:p w:rsidR="4D3B8FB4" w:rsidP="526909CC" w:rsidRDefault="2B4785E3" w14:paraId="01181691" w14:textId="38179F1D">
      <w:pPr>
        <w:spacing w:before="0" w:after="0" w:line="240" w:lineRule="auto"/>
        <w:rPr>
          <w:b/>
          <w:sz w:val="20"/>
          <w:szCs w:val="20"/>
        </w:rPr>
      </w:pPr>
      <w:r w:rsidRPr="4375073D">
        <w:rPr>
          <w:b/>
          <w:sz w:val="20"/>
          <w:szCs w:val="20"/>
        </w:rPr>
        <w:t>Figure 3</w:t>
      </w:r>
      <w:r w:rsidRPr="4375073D" w:rsidR="3DE19613">
        <w:rPr>
          <w:b/>
          <w:sz w:val="20"/>
          <w:szCs w:val="20"/>
        </w:rPr>
        <w:t xml:space="preserve">: IMU Pinout </w:t>
      </w:r>
    </w:p>
    <w:p w:rsidR="70EF03C3" w:rsidP="70EF03C3" w:rsidRDefault="70EF03C3" w14:paraId="04F923A5" w14:textId="38179F1D">
      <w:pPr>
        <w:spacing w:before="0" w:after="0" w:line="240" w:lineRule="auto"/>
        <w:rPr>
          <w:b/>
          <w:bCs/>
          <w:sz w:val="20"/>
          <w:szCs w:val="20"/>
        </w:rPr>
      </w:pPr>
    </w:p>
    <w:p w:rsidR="3219DC50" w:rsidP="3219DC50" w:rsidRDefault="3219DC50" w14:paraId="2176E55A" w14:textId="49E663D0">
      <w:pPr>
        <w:spacing w:before="0" w:after="0" w:line="240" w:lineRule="auto"/>
        <w:rPr>
          <w:b/>
          <w:bCs/>
          <w:sz w:val="20"/>
          <w:szCs w:val="20"/>
        </w:rPr>
      </w:pPr>
    </w:p>
    <w:p w:rsidR="3219DC50" w:rsidP="3219DC50" w:rsidRDefault="3219DC50" w14:paraId="7D133976" w14:textId="69EAE8A0">
      <w:pPr>
        <w:spacing w:before="0" w:after="0" w:line="240" w:lineRule="auto"/>
        <w:rPr>
          <w:b/>
          <w:bCs/>
          <w:sz w:val="20"/>
          <w:szCs w:val="20"/>
        </w:rPr>
      </w:pPr>
    </w:p>
    <w:p w:rsidR="70EF03C3" w:rsidP="70EF03C3" w:rsidRDefault="70EF03C3" w14:paraId="20E5D690" w14:textId="56D5BC72">
      <w:pPr>
        <w:spacing w:before="0" w:after="0" w:line="240" w:lineRule="auto"/>
        <w:rPr>
          <w:b/>
          <w:bCs/>
          <w:sz w:val="20"/>
          <w:szCs w:val="20"/>
        </w:rPr>
      </w:pPr>
    </w:p>
    <w:tbl>
      <w:tblPr>
        <w:tblStyle w:val="TableGrid"/>
        <w:tblW w:w="9359" w:type="dxa"/>
        <w:tblLayout w:type="fixed"/>
        <w:tblLook w:val="06A0" w:firstRow="1" w:lastRow="0" w:firstColumn="1" w:lastColumn="0" w:noHBand="1" w:noVBand="1"/>
      </w:tblPr>
      <w:tblGrid>
        <w:gridCol w:w="1167"/>
        <w:gridCol w:w="1485"/>
        <w:gridCol w:w="3135"/>
        <w:gridCol w:w="3572"/>
      </w:tblGrid>
      <w:tr w:rsidR="6882D221" w:rsidTr="536542D1" w14:paraId="61992D51" w14:textId="77777777">
        <w:trPr>
          <w:trHeight w:val="360"/>
        </w:trPr>
        <w:tc>
          <w:tcPr>
            <w:tcW w:w="1167" w:type="dxa"/>
          </w:tcPr>
          <w:p w:rsidR="253FEA98" w:rsidP="32F07AD7" w:rsidRDefault="253FEA98" w14:paraId="3D46F631" w14:textId="17917C33">
            <w:pPr>
              <w:spacing w:before="0" w:line="240" w:lineRule="auto"/>
            </w:pPr>
            <w:r w:rsidRPr="00BF6F8B">
              <w:lastRenderedPageBreak/>
              <w:t>Pin#</w:t>
            </w:r>
          </w:p>
        </w:tc>
        <w:tc>
          <w:tcPr>
            <w:tcW w:w="1485" w:type="dxa"/>
          </w:tcPr>
          <w:p w:rsidR="253FEA98" w:rsidP="32F07AD7" w:rsidRDefault="253FEA98" w14:paraId="2F63023D" w14:textId="6A086B67">
            <w:pPr>
              <w:spacing w:before="0" w:line="240" w:lineRule="auto"/>
            </w:pPr>
            <w:r w:rsidRPr="00BF6F8B">
              <w:t>Name</w:t>
            </w:r>
          </w:p>
        </w:tc>
        <w:tc>
          <w:tcPr>
            <w:tcW w:w="3135" w:type="dxa"/>
          </w:tcPr>
          <w:p w:rsidR="253FEA98" w:rsidP="32F07AD7" w:rsidRDefault="253FEA98" w14:paraId="531E7C80" w14:textId="0E9D3272">
            <w:pPr>
              <w:spacing w:before="0" w:line="240" w:lineRule="auto"/>
            </w:pPr>
            <w:r w:rsidRPr="00BF6F8B">
              <w:t>Mode 1 Function</w:t>
            </w:r>
          </w:p>
        </w:tc>
        <w:tc>
          <w:tcPr>
            <w:tcW w:w="3572" w:type="dxa"/>
          </w:tcPr>
          <w:p w:rsidR="253FEA98" w:rsidP="32F07AD7" w:rsidRDefault="253FEA98" w14:paraId="45F5D504" w14:textId="0E87E9DD">
            <w:pPr>
              <w:spacing w:before="0" w:line="240" w:lineRule="auto"/>
            </w:pPr>
            <w:r w:rsidRPr="00BF6F8B">
              <w:t>Mode 2 function</w:t>
            </w:r>
          </w:p>
        </w:tc>
      </w:tr>
      <w:tr w:rsidR="6882D221" w:rsidTr="536542D1" w14:paraId="0822EAB1" w14:textId="77777777">
        <w:trPr>
          <w:trHeight w:val="300"/>
        </w:trPr>
        <w:tc>
          <w:tcPr>
            <w:tcW w:w="1167" w:type="dxa"/>
          </w:tcPr>
          <w:p w:rsidR="3C816FD4" w:rsidP="32F07AD7" w:rsidRDefault="3C816FD4" w14:paraId="4C30A7B6" w14:textId="75C0D03E">
            <w:pPr>
              <w:spacing w:before="0" w:line="240" w:lineRule="auto"/>
            </w:pPr>
            <w:r w:rsidRPr="6882D221">
              <w:t>1</w:t>
            </w:r>
          </w:p>
        </w:tc>
        <w:tc>
          <w:tcPr>
            <w:tcW w:w="1485" w:type="dxa"/>
          </w:tcPr>
          <w:p w:rsidR="253FEA98" w:rsidP="32F07AD7" w:rsidRDefault="253FEA98" w14:paraId="0E8A9F0F" w14:textId="5E122D50">
            <w:pPr>
              <w:spacing w:before="0" w:line="240" w:lineRule="auto"/>
            </w:pPr>
            <w:r w:rsidRPr="6882D221">
              <w:t>SDO/SA0</w:t>
            </w:r>
          </w:p>
        </w:tc>
        <w:tc>
          <w:tcPr>
            <w:tcW w:w="3135" w:type="dxa"/>
          </w:tcPr>
          <w:p w:rsidR="253FEA98" w:rsidP="32F07AD7" w:rsidRDefault="253FEA98" w14:paraId="027CDF82" w14:textId="0912A8EE">
            <w:pPr>
              <w:spacing w:before="0" w:line="240" w:lineRule="auto"/>
            </w:pPr>
            <w:r w:rsidRPr="6882D221">
              <w:t xml:space="preserve">SPI 4-wire interface serial data output (SDO) </w:t>
            </w:r>
            <w:r w:rsidRPr="6882D221" w:rsidR="69B8FAF1">
              <w:t>I</w:t>
            </w:r>
            <w:r w:rsidRPr="6882D221" w:rsidR="69B8FAF1">
              <w:rPr>
                <w:vertAlign w:val="superscript"/>
              </w:rPr>
              <w:t>2</w:t>
            </w:r>
            <w:r w:rsidRPr="6882D221" w:rsidR="69B8FAF1">
              <w:t>C</w:t>
            </w:r>
            <w:r w:rsidRPr="6882D221">
              <w:t xml:space="preserve"> least significant bit of the device address (SA0)</w:t>
            </w:r>
          </w:p>
        </w:tc>
        <w:tc>
          <w:tcPr>
            <w:tcW w:w="3572" w:type="dxa"/>
          </w:tcPr>
          <w:p w:rsidR="253FEA98" w:rsidP="32F07AD7" w:rsidRDefault="253FEA98" w14:paraId="0E3C2F06" w14:textId="4237A076">
            <w:pPr>
              <w:spacing w:before="0" w:line="240" w:lineRule="auto"/>
            </w:pPr>
            <w:r w:rsidRPr="6882D221">
              <w:t xml:space="preserve">SPI 4-wire interface serial data output (SDO) </w:t>
            </w:r>
            <w:r w:rsidRPr="6882D221" w:rsidR="3C8C95CA">
              <w:t>I</w:t>
            </w:r>
            <w:r w:rsidRPr="6882D221" w:rsidR="3C8C95CA">
              <w:rPr>
                <w:vertAlign w:val="superscript"/>
              </w:rPr>
              <w:t>2</w:t>
            </w:r>
            <w:r w:rsidRPr="6882D221" w:rsidR="3C8C95CA">
              <w:t>C</w:t>
            </w:r>
            <w:r w:rsidRPr="6882D221">
              <w:t xml:space="preserve"> least significant bit of the device address (SA0)</w:t>
            </w:r>
          </w:p>
        </w:tc>
      </w:tr>
      <w:tr w:rsidR="6882D221" w:rsidTr="536542D1" w14:paraId="76A3943E" w14:textId="77777777">
        <w:trPr>
          <w:trHeight w:val="300"/>
        </w:trPr>
        <w:tc>
          <w:tcPr>
            <w:tcW w:w="1167" w:type="dxa"/>
          </w:tcPr>
          <w:p w:rsidR="19820904" w:rsidP="32F07AD7" w:rsidRDefault="19820904" w14:paraId="18D7B529" w14:textId="2A2BCDD3">
            <w:pPr>
              <w:spacing w:before="0" w:line="240" w:lineRule="auto"/>
            </w:pPr>
            <w:r w:rsidRPr="6882D221">
              <w:t>2</w:t>
            </w:r>
          </w:p>
        </w:tc>
        <w:tc>
          <w:tcPr>
            <w:tcW w:w="1485" w:type="dxa"/>
          </w:tcPr>
          <w:p w:rsidR="253FEA98" w:rsidP="32F07AD7" w:rsidRDefault="253FEA98" w14:paraId="3CC49A54" w14:textId="20351572">
            <w:pPr>
              <w:spacing w:before="0" w:line="240" w:lineRule="auto"/>
            </w:pPr>
            <w:bookmarkStart w:name="_Int_nZ1tlwZq" w:id="24"/>
            <w:proofErr w:type="spellStart"/>
            <w:r w:rsidRPr="6882D221">
              <w:t>SDx</w:t>
            </w:r>
            <w:bookmarkEnd w:id="24"/>
            <w:proofErr w:type="spellEnd"/>
          </w:p>
        </w:tc>
        <w:tc>
          <w:tcPr>
            <w:tcW w:w="3135" w:type="dxa"/>
          </w:tcPr>
          <w:p w:rsidR="253FEA98" w:rsidP="32F07AD7" w:rsidRDefault="253FEA98" w14:paraId="05B55844" w14:textId="18D5576D">
            <w:pPr>
              <w:spacing w:before="0" w:line="240" w:lineRule="auto"/>
            </w:pPr>
            <w:r w:rsidRPr="6882D221">
              <w:t>Connect to VDDIO or GND</w:t>
            </w:r>
          </w:p>
        </w:tc>
        <w:tc>
          <w:tcPr>
            <w:tcW w:w="3572" w:type="dxa"/>
          </w:tcPr>
          <w:p w:rsidR="31FEDE46" w:rsidP="32F07AD7" w:rsidRDefault="31FEDE46" w14:paraId="21D3B032" w14:textId="173E613F">
            <w:pPr>
              <w:spacing w:before="0" w:line="240" w:lineRule="auto"/>
            </w:pPr>
            <w:r w:rsidRPr="6882D221">
              <w:t>I</w:t>
            </w:r>
            <w:r w:rsidRPr="6882D221">
              <w:rPr>
                <w:vertAlign w:val="superscript"/>
              </w:rPr>
              <w:t>2</w:t>
            </w:r>
            <w:r w:rsidRPr="6882D221">
              <w:t>C</w:t>
            </w:r>
            <w:r w:rsidRPr="6882D221" w:rsidR="253FEA98">
              <w:t xml:space="preserve"> serial data master (MSDA)</w:t>
            </w:r>
          </w:p>
        </w:tc>
      </w:tr>
      <w:tr w:rsidR="6882D221" w:rsidTr="536542D1" w14:paraId="22CD00B9" w14:textId="77777777">
        <w:trPr>
          <w:trHeight w:val="300"/>
        </w:trPr>
        <w:tc>
          <w:tcPr>
            <w:tcW w:w="1167" w:type="dxa"/>
          </w:tcPr>
          <w:p w:rsidR="48D40553" w:rsidP="32F07AD7" w:rsidRDefault="48D40553" w14:paraId="706A55A8" w14:textId="1BCDC1B5">
            <w:pPr>
              <w:spacing w:before="0" w:line="240" w:lineRule="auto"/>
            </w:pPr>
            <w:r w:rsidRPr="6882D221">
              <w:t>3</w:t>
            </w:r>
          </w:p>
        </w:tc>
        <w:tc>
          <w:tcPr>
            <w:tcW w:w="1485" w:type="dxa"/>
          </w:tcPr>
          <w:p w:rsidR="253FEA98" w:rsidP="32F07AD7" w:rsidRDefault="253FEA98" w14:paraId="2CB9B0FA" w14:textId="41F6EB0E">
            <w:pPr>
              <w:spacing w:before="0" w:line="240" w:lineRule="auto"/>
            </w:pPr>
            <w:bookmarkStart w:name="_Int_uyYYVqYx" w:id="25"/>
            <w:proofErr w:type="spellStart"/>
            <w:r w:rsidRPr="6882D221">
              <w:t>SCx</w:t>
            </w:r>
            <w:bookmarkEnd w:id="25"/>
            <w:proofErr w:type="spellEnd"/>
          </w:p>
        </w:tc>
        <w:tc>
          <w:tcPr>
            <w:tcW w:w="3135" w:type="dxa"/>
          </w:tcPr>
          <w:p w:rsidR="253FEA98" w:rsidP="32F07AD7" w:rsidRDefault="253FEA98" w14:paraId="700C0359" w14:textId="7832C451">
            <w:pPr>
              <w:spacing w:before="0" w:line="240" w:lineRule="auto"/>
            </w:pPr>
            <w:r w:rsidRPr="6882D221">
              <w:t>Connect to VDDIO or GND</w:t>
            </w:r>
          </w:p>
        </w:tc>
        <w:tc>
          <w:tcPr>
            <w:tcW w:w="3572" w:type="dxa"/>
          </w:tcPr>
          <w:p w:rsidR="62E4D313" w:rsidP="32F07AD7" w:rsidRDefault="62E4D313" w14:paraId="50A25118" w14:textId="1103B0BD">
            <w:pPr>
              <w:spacing w:before="0" w:line="240" w:lineRule="auto"/>
            </w:pPr>
            <w:r w:rsidRPr="6882D221">
              <w:t>I</w:t>
            </w:r>
            <w:r w:rsidRPr="6882D221">
              <w:rPr>
                <w:vertAlign w:val="superscript"/>
              </w:rPr>
              <w:t>2</w:t>
            </w:r>
            <w:r w:rsidRPr="6882D221">
              <w:t>C</w:t>
            </w:r>
            <w:r w:rsidRPr="6882D221" w:rsidR="253FEA98">
              <w:t xml:space="preserve"> serial clock master (MSCL)</w:t>
            </w:r>
          </w:p>
        </w:tc>
      </w:tr>
      <w:tr w:rsidR="6882D221" w:rsidTr="536542D1" w14:paraId="1E2DD695" w14:textId="77777777">
        <w:trPr>
          <w:trHeight w:val="300"/>
        </w:trPr>
        <w:tc>
          <w:tcPr>
            <w:tcW w:w="1167" w:type="dxa"/>
          </w:tcPr>
          <w:p w:rsidR="129A950E" w:rsidP="32F07AD7" w:rsidRDefault="129A950E" w14:paraId="294B8C14" w14:textId="4E905B2C">
            <w:pPr>
              <w:spacing w:before="0" w:line="240" w:lineRule="auto"/>
            </w:pPr>
            <w:r w:rsidRPr="6882D221">
              <w:t>4</w:t>
            </w:r>
          </w:p>
        </w:tc>
        <w:tc>
          <w:tcPr>
            <w:tcW w:w="1485" w:type="dxa"/>
          </w:tcPr>
          <w:p w:rsidR="253FEA98" w:rsidP="32F07AD7" w:rsidRDefault="253FEA98" w14:paraId="1CB24FCB" w14:textId="6A8D632D">
            <w:pPr>
              <w:spacing w:before="0" w:line="240" w:lineRule="auto"/>
            </w:pPr>
            <w:r w:rsidRPr="6882D221">
              <w:t>INT1</w:t>
            </w:r>
          </w:p>
        </w:tc>
        <w:tc>
          <w:tcPr>
            <w:tcW w:w="6707" w:type="dxa"/>
            <w:gridSpan w:val="2"/>
          </w:tcPr>
          <w:p w:rsidR="253FEA98" w:rsidP="32F07AD7" w:rsidRDefault="253FEA98" w14:paraId="18C5385B" w14:textId="1D71967C">
            <w:pPr>
              <w:spacing w:before="0" w:line="240" w:lineRule="auto"/>
            </w:pPr>
            <w:r w:rsidRPr="6882D221">
              <w:t>Programmable interrupt 1</w:t>
            </w:r>
          </w:p>
        </w:tc>
      </w:tr>
      <w:tr w:rsidR="6882D221" w:rsidTr="536542D1" w14:paraId="252D2D34" w14:textId="77777777">
        <w:trPr>
          <w:trHeight w:val="300"/>
        </w:trPr>
        <w:tc>
          <w:tcPr>
            <w:tcW w:w="1167" w:type="dxa"/>
          </w:tcPr>
          <w:p w:rsidR="129A950E" w:rsidP="32F07AD7" w:rsidRDefault="129A950E" w14:paraId="3AD332FD" w14:textId="49E01C3B">
            <w:pPr>
              <w:spacing w:before="0" w:line="240" w:lineRule="auto"/>
            </w:pPr>
            <w:r w:rsidRPr="6882D221">
              <w:t>5</w:t>
            </w:r>
          </w:p>
        </w:tc>
        <w:tc>
          <w:tcPr>
            <w:tcW w:w="1485" w:type="dxa"/>
          </w:tcPr>
          <w:p w:rsidR="253FEA98" w:rsidP="32F07AD7" w:rsidRDefault="253FEA98" w14:paraId="141A6FE5" w14:textId="6204DB60">
            <w:pPr>
              <w:spacing w:before="0" w:line="240" w:lineRule="auto"/>
              <w:rPr>
                <w:vertAlign w:val="superscript"/>
              </w:rPr>
            </w:pPr>
            <w:bookmarkStart w:name="_Int_dLavXTsS" w:id="26"/>
            <w:proofErr w:type="gramStart"/>
            <w:r w:rsidRPr="6882D221">
              <w:t>VDDIO</w:t>
            </w:r>
            <w:r w:rsidRPr="6882D221">
              <w:rPr>
                <w:vertAlign w:val="superscript"/>
              </w:rPr>
              <w:t>(</w:t>
            </w:r>
            <w:bookmarkEnd w:id="26"/>
            <w:proofErr w:type="gramEnd"/>
            <w:r w:rsidRPr="6882D221">
              <w:rPr>
                <w:vertAlign w:val="superscript"/>
              </w:rPr>
              <w:t>1)</w:t>
            </w:r>
          </w:p>
        </w:tc>
        <w:tc>
          <w:tcPr>
            <w:tcW w:w="6707" w:type="dxa"/>
            <w:gridSpan w:val="2"/>
          </w:tcPr>
          <w:p w:rsidR="253FEA98" w:rsidP="32F07AD7" w:rsidRDefault="253FEA98" w14:paraId="39DA3F2E" w14:textId="23085BAE">
            <w:pPr>
              <w:spacing w:before="0" w:line="240" w:lineRule="auto"/>
            </w:pPr>
            <w:r w:rsidRPr="6882D221">
              <w:t>Power supply for I/O pins</w:t>
            </w:r>
          </w:p>
        </w:tc>
      </w:tr>
      <w:tr w:rsidR="6882D221" w:rsidTr="536542D1" w14:paraId="19570545" w14:textId="77777777">
        <w:trPr>
          <w:trHeight w:val="300"/>
        </w:trPr>
        <w:tc>
          <w:tcPr>
            <w:tcW w:w="1167" w:type="dxa"/>
          </w:tcPr>
          <w:p w:rsidR="4ABCD628" w:rsidP="32F07AD7" w:rsidRDefault="4ABCD628" w14:paraId="749D84E1" w14:textId="712BE772">
            <w:pPr>
              <w:spacing w:before="0" w:line="240" w:lineRule="auto"/>
            </w:pPr>
            <w:r w:rsidRPr="6882D221">
              <w:t>6</w:t>
            </w:r>
          </w:p>
        </w:tc>
        <w:tc>
          <w:tcPr>
            <w:tcW w:w="1485" w:type="dxa"/>
          </w:tcPr>
          <w:p w:rsidR="253FEA98" w:rsidP="32F07AD7" w:rsidRDefault="253FEA98" w14:paraId="116E77B1" w14:textId="0C1B4605">
            <w:pPr>
              <w:spacing w:before="0" w:line="240" w:lineRule="auto"/>
            </w:pPr>
            <w:r w:rsidRPr="6882D221">
              <w:t>GND</w:t>
            </w:r>
          </w:p>
        </w:tc>
        <w:tc>
          <w:tcPr>
            <w:tcW w:w="6707" w:type="dxa"/>
            <w:gridSpan w:val="2"/>
          </w:tcPr>
          <w:p w:rsidR="253FEA98" w:rsidP="32F07AD7" w:rsidRDefault="253FEA98" w14:paraId="450A8A42" w14:textId="386C2EDA">
            <w:pPr>
              <w:spacing w:before="0" w:line="240" w:lineRule="auto"/>
            </w:pPr>
            <w:r w:rsidRPr="6882D221">
              <w:t>0 V supply</w:t>
            </w:r>
          </w:p>
        </w:tc>
      </w:tr>
      <w:tr w:rsidR="6882D221" w:rsidTr="536542D1" w14:paraId="4020E3F9" w14:textId="77777777">
        <w:trPr>
          <w:trHeight w:val="300"/>
        </w:trPr>
        <w:tc>
          <w:tcPr>
            <w:tcW w:w="1167" w:type="dxa"/>
          </w:tcPr>
          <w:p w:rsidR="4ABCD628" w:rsidP="32F07AD7" w:rsidRDefault="4ABCD628" w14:paraId="55597192" w14:textId="51088912">
            <w:pPr>
              <w:spacing w:before="0" w:line="240" w:lineRule="auto"/>
            </w:pPr>
            <w:r w:rsidRPr="6882D221">
              <w:t>7</w:t>
            </w:r>
          </w:p>
        </w:tc>
        <w:tc>
          <w:tcPr>
            <w:tcW w:w="1485" w:type="dxa"/>
          </w:tcPr>
          <w:p w:rsidR="253FEA98" w:rsidP="32F07AD7" w:rsidRDefault="253FEA98" w14:paraId="3E049264" w14:textId="3180DE7B">
            <w:pPr>
              <w:spacing w:before="0" w:line="240" w:lineRule="auto"/>
            </w:pPr>
            <w:r w:rsidRPr="6882D221">
              <w:t>GND</w:t>
            </w:r>
          </w:p>
        </w:tc>
        <w:tc>
          <w:tcPr>
            <w:tcW w:w="6707" w:type="dxa"/>
            <w:gridSpan w:val="2"/>
          </w:tcPr>
          <w:p w:rsidR="253FEA98" w:rsidP="32F07AD7" w:rsidRDefault="253FEA98" w14:paraId="3A16F0A8" w14:textId="6E78E86D">
            <w:pPr>
              <w:spacing w:before="0" w:line="240" w:lineRule="auto"/>
            </w:pPr>
            <w:r w:rsidRPr="6882D221">
              <w:t>0 V supply</w:t>
            </w:r>
          </w:p>
          <w:p w:rsidR="253FEA98" w:rsidP="32F07AD7" w:rsidRDefault="253FEA98" w14:paraId="0FCF41CA" w14:textId="5173140E">
            <w:pPr>
              <w:spacing w:before="0" w:line="240" w:lineRule="auto"/>
            </w:pPr>
          </w:p>
        </w:tc>
      </w:tr>
      <w:tr w:rsidR="186C4AAF" w:rsidTr="186C4AAF" w14:paraId="7D46BEF8" w14:textId="77777777">
        <w:trPr>
          <w:trHeight w:val="300"/>
        </w:trPr>
        <w:tc>
          <w:tcPr>
            <w:tcW w:w="1167" w:type="dxa"/>
          </w:tcPr>
          <w:p w:rsidR="186C4AAF" w:rsidP="32F07AD7" w:rsidRDefault="186C4AAF" w14:paraId="53219203" w14:textId="17917C33">
            <w:pPr>
              <w:spacing w:before="0" w:line="240" w:lineRule="auto"/>
            </w:pPr>
            <w:r>
              <w:t>Pin#</w:t>
            </w:r>
          </w:p>
        </w:tc>
        <w:tc>
          <w:tcPr>
            <w:tcW w:w="1485" w:type="dxa"/>
          </w:tcPr>
          <w:p w:rsidR="186C4AAF" w:rsidP="32F07AD7" w:rsidRDefault="186C4AAF" w14:paraId="1A91AEF7" w14:textId="6A086B67">
            <w:pPr>
              <w:spacing w:before="0" w:line="240" w:lineRule="auto"/>
            </w:pPr>
            <w:r>
              <w:t>Name</w:t>
            </w:r>
          </w:p>
        </w:tc>
        <w:tc>
          <w:tcPr>
            <w:tcW w:w="3135" w:type="dxa"/>
          </w:tcPr>
          <w:p w:rsidR="186C4AAF" w:rsidP="32F07AD7" w:rsidRDefault="186C4AAF" w14:paraId="37BFA937" w14:textId="0E9D3272">
            <w:pPr>
              <w:spacing w:before="0" w:line="240" w:lineRule="auto"/>
            </w:pPr>
            <w:r>
              <w:t>Mode 1 Function</w:t>
            </w:r>
          </w:p>
        </w:tc>
        <w:tc>
          <w:tcPr>
            <w:tcW w:w="3572" w:type="dxa"/>
          </w:tcPr>
          <w:p w:rsidR="186C4AAF" w:rsidP="32F07AD7" w:rsidRDefault="186C4AAF" w14:paraId="29D42A05" w14:textId="0E87E9DD">
            <w:pPr>
              <w:spacing w:before="0" w:line="240" w:lineRule="auto"/>
            </w:pPr>
            <w:r>
              <w:t>Mode 2 function</w:t>
            </w:r>
          </w:p>
        </w:tc>
      </w:tr>
      <w:tr w:rsidR="6882D221" w:rsidTr="536542D1" w14:paraId="7CCE054B" w14:textId="77777777">
        <w:trPr>
          <w:trHeight w:val="300"/>
        </w:trPr>
        <w:tc>
          <w:tcPr>
            <w:tcW w:w="1167" w:type="dxa"/>
          </w:tcPr>
          <w:p w:rsidR="208D27A8" w:rsidP="32F07AD7" w:rsidRDefault="208D27A8" w14:paraId="4F960639" w14:textId="167B7703">
            <w:pPr>
              <w:spacing w:before="0" w:line="240" w:lineRule="auto"/>
            </w:pPr>
            <w:r w:rsidRPr="6882D221">
              <w:t>9</w:t>
            </w:r>
          </w:p>
        </w:tc>
        <w:tc>
          <w:tcPr>
            <w:tcW w:w="1485" w:type="dxa"/>
          </w:tcPr>
          <w:p w:rsidR="253FEA98" w:rsidP="32F07AD7" w:rsidRDefault="253FEA98" w14:paraId="16B4AB0B" w14:textId="2D42C3B0">
            <w:pPr>
              <w:spacing w:before="0" w:line="240" w:lineRule="auto"/>
            </w:pPr>
            <w:r w:rsidRPr="6882D221">
              <w:t>INT2</w:t>
            </w:r>
          </w:p>
        </w:tc>
        <w:tc>
          <w:tcPr>
            <w:tcW w:w="3135" w:type="dxa"/>
          </w:tcPr>
          <w:p w:rsidR="253FEA98" w:rsidP="32F07AD7" w:rsidRDefault="253FEA98" w14:paraId="0C6717AB" w14:textId="4D047DB1">
            <w:pPr>
              <w:spacing w:before="0" w:line="240" w:lineRule="auto"/>
            </w:pPr>
            <w:r w:rsidRPr="6882D221">
              <w:t>Programmable interrupt 2 (INT2)/ Data enable (DEN)</w:t>
            </w:r>
          </w:p>
        </w:tc>
        <w:tc>
          <w:tcPr>
            <w:tcW w:w="3572" w:type="dxa"/>
          </w:tcPr>
          <w:p w:rsidR="253FEA98" w:rsidP="32F07AD7" w:rsidRDefault="253FEA98" w14:paraId="5A1D9B81" w14:textId="3B584483">
            <w:pPr>
              <w:spacing w:before="0" w:line="240" w:lineRule="auto"/>
            </w:pPr>
            <w:r w:rsidRPr="6882D221">
              <w:t>Programmable interrupt 2 (INT2)/ Data enable (DEN)/ I</w:t>
            </w:r>
            <w:r w:rsidRPr="6882D221">
              <w:rPr>
                <w:vertAlign w:val="superscript"/>
              </w:rPr>
              <w:t>2</w:t>
            </w:r>
            <w:r w:rsidRPr="6882D221">
              <w:t>C master external synchronization signal (MDRDY)</w:t>
            </w:r>
          </w:p>
        </w:tc>
      </w:tr>
      <w:tr w:rsidR="6882D221" w:rsidTr="536542D1" w14:paraId="0083D479" w14:textId="77777777">
        <w:trPr>
          <w:trHeight w:val="300"/>
        </w:trPr>
        <w:tc>
          <w:tcPr>
            <w:tcW w:w="1167" w:type="dxa"/>
          </w:tcPr>
          <w:p w:rsidR="15DC14B3" w:rsidP="32F07AD7" w:rsidRDefault="15DC14B3" w14:paraId="55CA2807" w14:textId="2A9CCB9D">
            <w:pPr>
              <w:spacing w:before="0" w:line="240" w:lineRule="auto"/>
            </w:pPr>
            <w:r w:rsidRPr="6882D221">
              <w:t>10</w:t>
            </w:r>
          </w:p>
        </w:tc>
        <w:tc>
          <w:tcPr>
            <w:tcW w:w="1485" w:type="dxa"/>
          </w:tcPr>
          <w:p w:rsidR="0EB46544" w:rsidP="32F07AD7" w:rsidRDefault="0EB46544" w14:paraId="1F166A22" w14:textId="1548636C">
            <w:pPr>
              <w:spacing w:before="0" w:line="240" w:lineRule="auto"/>
              <w:rPr>
                <w:vertAlign w:val="superscript"/>
              </w:rPr>
            </w:pPr>
            <w:bookmarkStart w:name="_Int_YnfXE6Ry" w:id="27"/>
            <w:proofErr w:type="gramStart"/>
            <w:r w:rsidRPr="6882D221">
              <w:t>NC</w:t>
            </w:r>
            <w:r w:rsidRPr="6882D221">
              <w:rPr>
                <w:vertAlign w:val="superscript"/>
              </w:rPr>
              <w:t>(</w:t>
            </w:r>
            <w:bookmarkEnd w:id="27"/>
            <w:proofErr w:type="gramEnd"/>
            <w:r w:rsidRPr="6882D221">
              <w:rPr>
                <w:vertAlign w:val="superscript"/>
              </w:rPr>
              <w:t>3)</w:t>
            </w:r>
          </w:p>
        </w:tc>
        <w:tc>
          <w:tcPr>
            <w:tcW w:w="6707" w:type="dxa"/>
            <w:gridSpan w:val="2"/>
          </w:tcPr>
          <w:p w:rsidR="0EB46544" w:rsidP="32F07AD7" w:rsidRDefault="0EB46544" w14:paraId="02E78891" w14:textId="3608C23D">
            <w:pPr>
              <w:spacing w:before="0" w:line="240" w:lineRule="auto"/>
            </w:pPr>
            <w:r w:rsidRPr="6882D221">
              <w:t>Leave unconnected</w:t>
            </w:r>
          </w:p>
        </w:tc>
      </w:tr>
      <w:tr w:rsidR="6882D221" w:rsidTr="536542D1" w14:paraId="6143B33A" w14:textId="77777777">
        <w:trPr>
          <w:trHeight w:val="300"/>
        </w:trPr>
        <w:tc>
          <w:tcPr>
            <w:tcW w:w="1167" w:type="dxa"/>
          </w:tcPr>
          <w:p w:rsidR="7D93F47A" w:rsidP="32F07AD7" w:rsidRDefault="7D93F47A" w14:paraId="601EB74E" w14:textId="4E8BD93C">
            <w:pPr>
              <w:spacing w:before="0" w:line="240" w:lineRule="auto"/>
            </w:pPr>
            <w:r w:rsidRPr="6882D221">
              <w:t>11</w:t>
            </w:r>
          </w:p>
        </w:tc>
        <w:tc>
          <w:tcPr>
            <w:tcW w:w="1485" w:type="dxa"/>
          </w:tcPr>
          <w:p w:rsidR="71F29B86" w:rsidP="32F07AD7" w:rsidRDefault="71F29B86" w14:paraId="20610709" w14:textId="1136811E">
            <w:pPr>
              <w:spacing w:before="0" w:line="240" w:lineRule="auto"/>
              <w:rPr>
                <w:vertAlign w:val="superscript"/>
              </w:rPr>
            </w:pPr>
            <w:proofErr w:type="gramStart"/>
            <w:r w:rsidRPr="6882D221">
              <w:t>NC</w:t>
            </w:r>
            <w:r w:rsidRPr="6882D221">
              <w:rPr>
                <w:vertAlign w:val="superscript"/>
              </w:rPr>
              <w:t>(</w:t>
            </w:r>
            <w:proofErr w:type="gramEnd"/>
            <w:r w:rsidRPr="6882D221">
              <w:rPr>
                <w:vertAlign w:val="superscript"/>
              </w:rPr>
              <w:t>3)</w:t>
            </w:r>
          </w:p>
        </w:tc>
        <w:tc>
          <w:tcPr>
            <w:tcW w:w="6707" w:type="dxa"/>
            <w:gridSpan w:val="2"/>
          </w:tcPr>
          <w:p w:rsidR="71F29B86" w:rsidP="32F07AD7" w:rsidRDefault="71F29B86" w14:paraId="24BF12CA" w14:textId="2A22C9E6">
            <w:pPr>
              <w:spacing w:before="0" w:line="240" w:lineRule="auto"/>
            </w:pPr>
            <w:r w:rsidRPr="6882D221">
              <w:t>Leave unconnected</w:t>
            </w:r>
          </w:p>
        </w:tc>
      </w:tr>
      <w:tr w:rsidR="6882D221" w:rsidTr="536542D1" w14:paraId="1E9DBFFF" w14:textId="77777777">
        <w:trPr>
          <w:trHeight w:val="300"/>
        </w:trPr>
        <w:tc>
          <w:tcPr>
            <w:tcW w:w="1167" w:type="dxa"/>
          </w:tcPr>
          <w:p w:rsidR="38FF0410" w:rsidP="32F07AD7" w:rsidRDefault="38FF0410" w14:paraId="4603CFBF" w14:textId="115BE6F0">
            <w:pPr>
              <w:spacing w:before="0" w:line="240" w:lineRule="auto"/>
            </w:pPr>
            <w:r w:rsidRPr="6882D221">
              <w:t>12</w:t>
            </w:r>
          </w:p>
        </w:tc>
        <w:tc>
          <w:tcPr>
            <w:tcW w:w="1485" w:type="dxa"/>
          </w:tcPr>
          <w:p w:rsidR="71F29B86" w:rsidP="32F07AD7" w:rsidRDefault="71F29B86" w14:paraId="6CA45529" w14:textId="56E7B1DB">
            <w:pPr>
              <w:spacing w:before="0" w:line="240" w:lineRule="auto"/>
            </w:pPr>
            <w:r w:rsidRPr="6882D221">
              <w:t>CS</w:t>
            </w:r>
          </w:p>
        </w:tc>
        <w:tc>
          <w:tcPr>
            <w:tcW w:w="3135" w:type="dxa"/>
          </w:tcPr>
          <w:p w:rsidR="6311617D" w:rsidP="32F07AD7" w:rsidRDefault="6311617D" w14:paraId="0F2E8315" w14:textId="0A6B2746">
            <w:pPr>
              <w:spacing w:before="0" w:line="240" w:lineRule="auto"/>
            </w:pPr>
            <w:r w:rsidRPr="6882D221">
              <w:t>I</w:t>
            </w:r>
            <w:r w:rsidRPr="6882D221">
              <w:rPr>
                <w:vertAlign w:val="superscript"/>
              </w:rPr>
              <w:t>2</w:t>
            </w:r>
            <w:r w:rsidRPr="6882D221">
              <w:t>C /SPI mode selection (1: SPI idle mode / I</w:t>
            </w:r>
            <w:r w:rsidRPr="6882D221">
              <w:rPr>
                <w:vertAlign w:val="superscript"/>
              </w:rPr>
              <w:t>2</w:t>
            </w:r>
            <w:r w:rsidRPr="6882D221">
              <w:t>C communication enabled; 0: SPI communication mode / I</w:t>
            </w:r>
            <w:r w:rsidRPr="6882D221">
              <w:rPr>
                <w:vertAlign w:val="superscript"/>
              </w:rPr>
              <w:t>2</w:t>
            </w:r>
            <w:r w:rsidRPr="6882D221">
              <w:t>C disabled)</w:t>
            </w:r>
          </w:p>
        </w:tc>
        <w:tc>
          <w:tcPr>
            <w:tcW w:w="3572" w:type="dxa"/>
          </w:tcPr>
          <w:p w:rsidR="6311617D" w:rsidP="32F07AD7" w:rsidRDefault="6311617D" w14:paraId="035BF9C2" w14:textId="1CD2F396">
            <w:pPr>
              <w:spacing w:before="0" w:line="240" w:lineRule="auto"/>
            </w:pPr>
            <w:r w:rsidRPr="6882D221">
              <w:t>I</w:t>
            </w:r>
            <w:r w:rsidRPr="6882D221">
              <w:rPr>
                <w:vertAlign w:val="superscript"/>
              </w:rPr>
              <w:t>2</w:t>
            </w:r>
            <w:r w:rsidRPr="6882D221">
              <w:t>C /SPI mode selection (1: SPI idle mode / I</w:t>
            </w:r>
            <w:r w:rsidRPr="6882D221">
              <w:rPr>
                <w:vertAlign w:val="superscript"/>
              </w:rPr>
              <w:t>2</w:t>
            </w:r>
            <w:r w:rsidRPr="6882D221">
              <w:t>C communication enabled; 0: SPI communication mode / I</w:t>
            </w:r>
            <w:r w:rsidRPr="6882D221">
              <w:rPr>
                <w:vertAlign w:val="superscript"/>
              </w:rPr>
              <w:t>2</w:t>
            </w:r>
            <w:r w:rsidRPr="6882D221">
              <w:t>C disabled)</w:t>
            </w:r>
          </w:p>
        </w:tc>
      </w:tr>
      <w:tr w:rsidR="6882D221" w:rsidTr="536542D1" w14:paraId="20B97BBF" w14:textId="77777777">
        <w:trPr>
          <w:trHeight w:val="300"/>
        </w:trPr>
        <w:tc>
          <w:tcPr>
            <w:tcW w:w="1167" w:type="dxa"/>
          </w:tcPr>
          <w:p w:rsidR="56485124" w:rsidP="32F07AD7" w:rsidRDefault="56485124" w14:paraId="64051BD1" w14:textId="633047A8">
            <w:pPr>
              <w:spacing w:before="0" w:line="240" w:lineRule="auto"/>
            </w:pPr>
            <w:r w:rsidRPr="6882D221">
              <w:t>13</w:t>
            </w:r>
          </w:p>
        </w:tc>
        <w:tc>
          <w:tcPr>
            <w:tcW w:w="1485" w:type="dxa"/>
          </w:tcPr>
          <w:p w:rsidR="56485124" w:rsidP="32F07AD7" w:rsidRDefault="56485124" w14:paraId="6E274213" w14:textId="7E705F26">
            <w:pPr>
              <w:spacing w:before="0" w:line="240" w:lineRule="auto"/>
            </w:pPr>
            <w:r w:rsidRPr="6882D221">
              <w:t>SCL</w:t>
            </w:r>
          </w:p>
        </w:tc>
        <w:tc>
          <w:tcPr>
            <w:tcW w:w="3135" w:type="dxa"/>
          </w:tcPr>
          <w:p w:rsidR="56485124" w:rsidP="32F07AD7" w:rsidRDefault="56485124" w14:paraId="1CDA922E" w14:textId="33E77964">
            <w:pPr>
              <w:spacing w:before="0" w:line="240" w:lineRule="auto"/>
            </w:pPr>
            <w:r w:rsidRPr="6882D221">
              <w:t>I</w:t>
            </w:r>
            <w:r w:rsidRPr="6882D221">
              <w:rPr>
                <w:vertAlign w:val="superscript"/>
              </w:rPr>
              <w:t>2</w:t>
            </w:r>
            <w:r w:rsidRPr="6882D221">
              <w:t>C serial clock (SCL) SPI serial port clock (SPC)</w:t>
            </w:r>
          </w:p>
        </w:tc>
        <w:tc>
          <w:tcPr>
            <w:tcW w:w="3572" w:type="dxa"/>
          </w:tcPr>
          <w:p w:rsidR="56485124" w:rsidP="32F07AD7" w:rsidRDefault="56485124" w14:paraId="031BD7E4" w14:textId="58921B99">
            <w:pPr>
              <w:spacing w:before="0" w:line="240" w:lineRule="auto"/>
            </w:pPr>
            <w:r w:rsidRPr="6882D221">
              <w:t>I</w:t>
            </w:r>
            <w:r w:rsidRPr="6882D221">
              <w:rPr>
                <w:vertAlign w:val="superscript"/>
              </w:rPr>
              <w:t>2</w:t>
            </w:r>
            <w:r w:rsidRPr="6882D221">
              <w:t>C serial clock (SCL) SPI serial port clock (SPC)</w:t>
            </w:r>
          </w:p>
        </w:tc>
      </w:tr>
      <w:tr w:rsidR="6882D221" w:rsidTr="536542D1" w14:paraId="056DA277" w14:textId="77777777">
        <w:trPr>
          <w:trHeight w:val="300"/>
        </w:trPr>
        <w:tc>
          <w:tcPr>
            <w:tcW w:w="1167" w:type="dxa"/>
          </w:tcPr>
          <w:p w:rsidR="56485124" w:rsidP="32F07AD7" w:rsidRDefault="56485124" w14:paraId="1D364B06" w14:textId="3469D3DE">
            <w:pPr>
              <w:spacing w:before="0" w:line="240" w:lineRule="auto"/>
            </w:pPr>
            <w:r w:rsidRPr="6882D221">
              <w:t>14</w:t>
            </w:r>
          </w:p>
        </w:tc>
        <w:tc>
          <w:tcPr>
            <w:tcW w:w="1485" w:type="dxa"/>
          </w:tcPr>
          <w:p w:rsidR="56485124" w:rsidP="32F07AD7" w:rsidRDefault="56485124" w14:paraId="663CD8F0" w14:textId="2360CB76">
            <w:pPr>
              <w:spacing w:before="0" w:line="240" w:lineRule="auto"/>
            </w:pPr>
            <w:r w:rsidRPr="6882D221">
              <w:t>SDA</w:t>
            </w:r>
          </w:p>
        </w:tc>
        <w:tc>
          <w:tcPr>
            <w:tcW w:w="3135" w:type="dxa"/>
          </w:tcPr>
          <w:p w:rsidR="56485124" w:rsidP="32F07AD7" w:rsidRDefault="56485124" w14:paraId="740A451E" w14:textId="7C33F14E">
            <w:pPr>
              <w:spacing w:before="0" w:line="240" w:lineRule="auto"/>
            </w:pPr>
            <w:r w:rsidRPr="6882D221">
              <w:t>I</w:t>
            </w:r>
            <w:r w:rsidRPr="6882D221">
              <w:rPr>
                <w:vertAlign w:val="superscript"/>
              </w:rPr>
              <w:t>2</w:t>
            </w:r>
            <w:r w:rsidRPr="6882D221">
              <w:t>C serial data (SDA) SPI serial data input (SDI) 3-wire interface serial data output (SDO)</w:t>
            </w:r>
          </w:p>
        </w:tc>
        <w:tc>
          <w:tcPr>
            <w:tcW w:w="3572" w:type="dxa"/>
          </w:tcPr>
          <w:p w:rsidR="56485124" w:rsidP="32F07AD7" w:rsidRDefault="56485124" w14:paraId="02DF0622" w14:textId="41C29B38">
            <w:pPr>
              <w:spacing w:before="0" w:line="240" w:lineRule="auto"/>
            </w:pPr>
            <w:r w:rsidRPr="6882D221">
              <w:t>I</w:t>
            </w:r>
            <w:r w:rsidRPr="6882D221">
              <w:rPr>
                <w:vertAlign w:val="superscript"/>
              </w:rPr>
              <w:t>2</w:t>
            </w:r>
            <w:r w:rsidRPr="6882D221">
              <w:t>C serial data (SDA) SPI serial data input (SDI) 3-wire interface serial data output (SDO)</w:t>
            </w:r>
          </w:p>
        </w:tc>
      </w:tr>
    </w:tbl>
    <w:p w:rsidR="1252DAE5" w:rsidP="70EF03C3" w:rsidRDefault="1252DAE5" w14:paraId="2BFA4B5D" w14:textId="6C18E6CA">
      <w:pPr>
        <w:pStyle w:val="Caption"/>
        <w:keepNext/>
        <w:rPr>
          <w:rFonts w:eastAsia="Iskoola Pota"/>
          <w:b/>
          <w:bCs/>
          <w:i w:val="0"/>
          <w:iCs w:val="0"/>
          <w:sz w:val="20"/>
          <w:szCs w:val="20"/>
        </w:rPr>
      </w:pPr>
      <w:r w:rsidRPr="70EF03C3">
        <w:rPr>
          <w:rFonts w:eastAsia="Iskoola Pota"/>
          <w:b/>
          <w:bCs/>
          <w:i w:val="0"/>
          <w:iCs w:val="0"/>
          <w:sz w:val="20"/>
          <w:szCs w:val="20"/>
        </w:rPr>
        <w:t xml:space="preserve">Table </w:t>
      </w:r>
      <w:r>
        <w:fldChar w:fldCharType="begin"/>
      </w:r>
      <w:r>
        <w:instrText>SEQ Table \* ARABIC</w:instrText>
      </w:r>
      <w:r>
        <w:fldChar w:fldCharType="separate"/>
      </w:r>
      <w:r w:rsidRPr="70EF03C3">
        <w:rPr>
          <w:noProof/>
        </w:rPr>
        <w:t>2</w:t>
      </w:r>
      <w:r>
        <w:fldChar w:fldCharType="end"/>
      </w:r>
      <w:r w:rsidRPr="70EF03C3">
        <w:rPr>
          <w:rFonts w:eastAsia="Iskoola Pota"/>
          <w:b/>
          <w:bCs/>
          <w:i w:val="0"/>
          <w:iCs w:val="0"/>
          <w:sz w:val="20"/>
          <w:szCs w:val="20"/>
        </w:rPr>
        <w:t xml:space="preserve"> IMU Pin Description</w:t>
      </w:r>
    </w:p>
    <w:p w:rsidR="70EF03C3" w:rsidP="70EF03C3" w:rsidRDefault="70EF03C3" w14:paraId="3336D9E3" w14:textId="058F28A1">
      <w:pPr>
        <w:rPr>
          <w:rStyle w:val="Heading4Char"/>
        </w:rPr>
      </w:pPr>
    </w:p>
    <w:p w:rsidR="5B85757F" w:rsidP="00B074BA" w:rsidRDefault="5B85757F" w14:paraId="0BAD030D" w14:textId="451087AF">
      <w:bookmarkStart w:name="_Toc148711217" w:id="28"/>
      <w:bookmarkStart w:name="_Toc2080242131" w:id="29"/>
      <w:r w:rsidRPr="03CD6AAF">
        <w:rPr>
          <w:rStyle w:val="Heading4Char"/>
        </w:rPr>
        <w:t>3.1.1.</w:t>
      </w:r>
      <w:r w:rsidRPr="03CD6AAF" w:rsidR="66E9A0CD">
        <w:rPr>
          <w:rStyle w:val="Heading4Char"/>
        </w:rPr>
        <w:t>2</w:t>
      </w:r>
      <w:r w:rsidRPr="03CD6AAF">
        <w:rPr>
          <w:rStyle w:val="Heading4Char"/>
        </w:rPr>
        <w:t xml:space="preserve"> Bluetooth</w:t>
      </w:r>
      <w:bookmarkEnd w:id="28"/>
      <w:bookmarkEnd w:id="29"/>
      <w:r>
        <w:br/>
      </w:r>
      <w:r w:rsidR="1F27EF9B">
        <w:t xml:space="preserve">The </w:t>
      </w:r>
      <w:proofErr w:type="spellStart"/>
      <w:r w:rsidR="1F27EF9B">
        <w:t>seeed</w:t>
      </w:r>
      <w:proofErr w:type="spellEnd"/>
      <w:r w:rsidR="1F27EF9B">
        <w:t xml:space="preserve"> board’s Bluetooth capabilities have been tested for a reliable 100 meters, but only without obstruction. </w:t>
      </w:r>
      <w:r w:rsidR="4F4AA64D">
        <w:t xml:space="preserve">The Bluetooth connection for this project has obstacles—namely, a shoe and a body. </w:t>
      </w:r>
      <w:r w:rsidR="489BA319">
        <w:t>This could pose connection issues.</w:t>
      </w:r>
      <w:r w:rsidR="445F3E31">
        <w:t xml:space="preserve"> This is a hurdle that must </w:t>
      </w:r>
      <w:r w:rsidR="56C4EAAB">
        <w:t>be crossed in real time.</w:t>
      </w:r>
      <w:r>
        <w:br/>
      </w:r>
      <w:r w:rsidR="322EE407">
        <w:lastRenderedPageBreak/>
        <w:t xml:space="preserve">The NFCT peripheral has NFC-A listen-mode operation at a 13.56 MHz input </w:t>
      </w:r>
      <w:r w:rsidR="43BB9C26">
        <w:t>frequency</w:t>
      </w:r>
      <w:r w:rsidR="322EE407">
        <w:t xml:space="preserve"> </w:t>
      </w:r>
      <w:r w:rsidR="39277B95">
        <w:t>and a</w:t>
      </w:r>
      <w:r w:rsidR="322EE407">
        <w:t xml:space="preserve"> bit </w:t>
      </w:r>
      <w:r w:rsidR="5FCCFE58">
        <w:t>ra</w:t>
      </w:r>
      <w:r w:rsidR="322EE407">
        <w:t>te of 106 kbps. The frame timing controller is progra</w:t>
      </w:r>
      <w:r w:rsidR="601866E0">
        <w:t>mmable, and there is integrated automatic collision resolution</w:t>
      </w:r>
      <w:r w:rsidR="394A5DFE">
        <w:t xml:space="preserve"> (which can be enabled or disabled)</w:t>
      </w:r>
      <w:r w:rsidR="601866E0">
        <w:t xml:space="preserve">, </w:t>
      </w:r>
      <w:r w:rsidR="72EB580C">
        <w:t>cyclic</w:t>
      </w:r>
      <w:r w:rsidR="601866E0">
        <w:t xml:space="preserve"> redundancy check, parity functions, and a </w:t>
      </w:r>
      <w:r w:rsidR="7B75912F">
        <w:t>built-in</w:t>
      </w:r>
      <w:r w:rsidR="601866E0">
        <w:t xml:space="preserve"> frame disassembly/assembly unit.</w:t>
      </w:r>
      <w:r w:rsidR="0198E2C7">
        <w:t xml:space="preserve"> The two pins used for the antenna on the device </w:t>
      </w:r>
      <w:r w:rsidR="049F800B">
        <w:t>(J24</w:t>
      </w:r>
      <w:r w:rsidR="09D3427A">
        <w:t xml:space="preserve"> [NFC2]</w:t>
      </w:r>
      <w:r w:rsidR="049F800B">
        <w:t xml:space="preserve"> &amp; L24</w:t>
      </w:r>
      <w:r w:rsidR="45120FD9">
        <w:t xml:space="preserve"> [NFC1]</w:t>
      </w:r>
      <w:r w:rsidR="049F800B">
        <w:t xml:space="preserve">) </w:t>
      </w:r>
      <w:r w:rsidR="0198E2C7">
        <w:t xml:space="preserve">are shared with GPIOs; those GPIOs are not used in our design specifically to avoid voltage </w:t>
      </w:r>
      <w:r w:rsidR="33EE7FE5">
        <w:t>conflicts</w:t>
      </w:r>
      <w:r w:rsidR="7D370992">
        <w:t xml:space="preserve"> that would</w:t>
      </w:r>
      <w:r w:rsidR="57372F81">
        <w:t xml:space="preserve"> disab</w:t>
      </w:r>
      <w:r w:rsidR="219E56B7">
        <w:t>le</w:t>
      </w:r>
      <w:r w:rsidR="57372F81">
        <w:t xml:space="preserve"> Bluetooth functionality.</w:t>
      </w:r>
    </w:p>
    <w:p w:rsidR="37005B4B" w:rsidP="370FCA3B" w:rsidRDefault="37005B4B" w14:paraId="128273C9" w14:textId="31FC88AF">
      <w:pPr>
        <w:spacing w:before="0" w:after="0" w:line="240" w:lineRule="auto"/>
        <w:jc w:val="center"/>
        <w:rPr>
          <w:rFonts w:eastAsia="Iskoola Pota"/>
          <w:b/>
          <w:bCs/>
          <w:sz w:val="20"/>
          <w:szCs w:val="20"/>
        </w:rPr>
      </w:pPr>
      <w:r>
        <w:rPr>
          <w:noProof/>
        </w:rPr>
        <w:drawing>
          <wp:inline distT="0" distB="0" distL="0" distR="0" wp14:anchorId="538979B3" wp14:editId="49673986">
            <wp:extent cx="3447977" cy="3177275"/>
            <wp:effectExtent l="0" t="0" r="0" b="0"/>
            <wp:docPr id="799489550" name="Picture 79948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489550"/>
                    <pic:cNvPicPr/>
                  </pic:nvPicPr>
                  <pic:blipFill>
                    <a:blip r:embed="rId11" cstate="print">
                      <a:extLst>
                        <a:ext uri="{28A0092B-C50C-407E-A947-70E740481C1C}">
                          <a14:useLocalDpi xmlns:a14="http://schemas.microsoft.com/office/drawing/2010/main" val="0"/>
                        </a:ext>
                      </a:extLst>
                    </a:blip>
                    <a:srcRect l="10833" t="23611" r="38750" b="14444"/>
                    <a:stretch>
                      <a:fillRect/>
                    </a:stretch>
                  </pic:blipFill>
                  <pic:spPr>
                    <a:xfrm>
                      <a:off x="0" y="0"/>
                      <a:ext cx="3447977" cy="3177275"/>
                    </a:xfrm>
                    <a:prstGeom prst="rect">
                      <a:avLst/>
                    </a:prstGeom>
                  </pic:spPr>
                </pic:pic>
              </a:graphicData>
            </a:graphic>
          </wp:inline>
        </w:drawing>
      </w:r>
    </w:p>
    <w:p w:rsidR="447488A3" w:rsidP="370FCA3B" w:rsidRDefault="447488A3" w14:paraId="30B59FF8" w14:textId="09BF8089">
      <w:pPr>
        <w:spacing w:before="0" w:after="0" w:line="240" w:lineRule="auto"/>
        <w:ind w:left="720" w:firstLine="720"/>
        <w:rPr>
          <w:b/>
          <w:bCs/>
          <w:sz w:val="20"/>
          <w:szCs w:val="20"/>
        </w:rPr>
      </w:pPr>
      <w:r w:rsidRPr="370FCA3B">
        <w:rPr>
          <w:b/>
          <w:bCs/>
          <w:sz w:val="20"/>
          <w:szCs w:val="20"/>
        </w:rPr>
        <w:t xml:space="preserve">Figure 4: </w:t>
      </w:r>
      <w:r w:rsidRPr="370FCA3B" w:rsidR="168B05CA">
        <w:rPr>
          <w:b/>
          <w:bCs/>
          <w:sz w:val="20"/>
          <w:szCs w:val="20"/>
        </w:rPr>
        <w:t>NFCT Control Register Block Diagram</w:t>
      </w:r>
    </w:p>
    <w:p w:rsidR="7C653612" w:rsidP="370FCA3B" w:rsidRDefault="7C653612" w14:paraId="4C9FBEC5" w14:textId="3DA2FF3F">
      <w:pPr>
        <w:spacing w:before="0" w:after="0" w:line="240" w:lineRule="auto"/>
        <w:jc w:val="center"/>
        <w:rPr>
          <w:rFonts w:eastAsia="Iskoola Pota"/>
          <w:b/>
          <w:bCs/>
          <w:sz w:val="20"/>
          <w:szCs w:val="20"/>
        </w:rPr>
      </w:pPr>
      <w:r>
        <w:rPr>
          <w:noProof/>
        </w:rPr>
        <w:lastRenderedPageBreak/>
        <w:drawing>
          <wp:inline distT="0" distB="0" distL="0" distR="0" wp14:anchorId="7F41B2E1" wp14:editId="6CE543EF">
            <wp:extent cx="5364132" cy="3116142"/>
            <wp:effectExtent l="0" t="0" r="0" b="0"/>
            <wp:docPr id="77254988" name="Picture 7725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54988"/>
                    <pic:cNvPicPr/>
                  </pic:nvPicPr>
                  <pic:blipFill>
                    <a:blip r:embed="rId12">
                      <a:extLst>
                        <a:ext uri="{28A0092B-C50C-407E-A947-70E740481C1C}">
                          <a14:useLocalDpi xmlns:a14="http://schemas.microsoft.com/office/drawing/2010/main" val="0"/>
                        </a:ext>
                      </a:extLst>
                    </a:blip>
                    <a:srcRect l="12500" t="26388" r="37291" b="34722"/>
                    <a:stretch>
                      <a:fillRect/>
                    </a:stretch>
                  </pic:blipFill>
                  <pic:spPr>
                    <a:xfrm>
                      <a:off x="0" y="0"/>
                      <a:ext cx="5364132" cy="3116142"/>
                    </a:xfrm>
                    <a:prstGeom prst="rect">
                      <a:avLst/>
                    </a:prstGeom>
                  </pic:spPr>
                </pic:pic>
              </a:graphicData>
            </a:graphic>
          </wp:inline>
        </w:drawing>
      </w:r>
    </w:p>
    <w:p w:rsidR="5B96815F" w:rsidP="370FCA3B" w:rsidRDefault="5B96815F" w14:paraId="10CE776C" w14:textId="7C2EBFFE">
      <w:pPr>
        <w:spacing w:before="0" w:after="0" w:line="240" w:lineRule="auto"/>
        <w:ind w:firstLine="720"/>
        <w:rPr>
          <w:b/>
          <w:bCs/>
          <w:sz w:val="20"/>
          <w:szCs w:val="20"/>
        </w:rPr>
      </w:pPr>
      <w:r w:rsidRPr="370FCA3B">
        <w:rPr>
          <w:b/>
          <w:bCs/>
          <w:sz w:val="20"/>
          <w:szCs w:val="20"/>
        </w:rPr>
        <w:t>Figure 5: NFCT overview</w:t>
      </w:r>
    </w:p>
    <w:p w:rsidR="5493C85A" w:rsidP="00B074BA" w:rsidRDefault="66D223BC" w14:paraId="6DD2DDB4" w14:textId="0BDCD5F8">
      <w:r w:rsidRPr="6882D221">
        <w:t xml:space="preserve">The NFCT antenna coil must be connected differential between NFC1 and NFC2 pins of the device. Two external capacitors </w:t>
      </w:r>
      <w:r w:rsidRPr="6882D221" w:rsidR="2B3EE802">
        <w:t>are used in the project’s design</w:t>
      </w:r>
      <w:r w:rsidRPr="6882D221">
        <w:t xml:space="preserve"> to tune the resonance of the antenna circuit to 13.56 </w:t>
      </w:r>
      <w:proofErr w:type="spellStart"/>
      <w:r w:rsidRPr="6882D221" w:rsidR="3BB1B3AC">
        <w:t>MHz.</w:t>
      </w:r>
      <w:proofErr w:type="spellEnd"/>
    </w:p>
    <w:p w:rsidR="5493C85A" w:rsidP="1B3B454C" w:rsidRDefault="25B60B42" w14:paraId="3F45F72B" w14:textId="292FCCB4">
      <w:pPr>
        <w:spacing w:before="0" w:after="0" w:line="240" w:lineRule="auto"/>
        <w:jc w:val="center"/>
        <w:rPr>
          <w:rFonts w:eastAsia="Iskoola Pota"/>
        </w:rPr>
      </w:pPr>
      <w:r>
        <w:rPr>
          <w:noProof/>
        </w:rPr>
        <w:drawing>
          <wp:inline distT="0" distB="0" distL="0" distR="0" wp14:anchorId="11E61952" wp14:editId="0B9F4F65">
            <wp:extent cx="4652910" cy="2958125"/>
            <wp:effectExtent l="0" t="0" r="0" b="0"/>
            <wp:docPr id="450620149" name="Picture 45062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620149"/>
                    <pic:cNvPicPr/>
                  </pic:nvPicPr>
                  <pic:blipFill>
                    <a:blip r:embed="rId13">
                      <a:extLst>
                        <a:ext uri="{28A0092B-C50C-407E-A947-70E740481C1C}">
                          <a14:useLocalDpi xmlns:a14="http://schemas.microsoft.com/office/drawing/2010/main" val="0"/>
                        </a:ext>
                      </a:extLst>
                    </a:blip>
                    <a:srcRect l="61250" t="31944" r="10833" b="46111"/>
                    <a:stretch>
                      <a:fillRect/>
                    </a:stretch>
                  </pic:blipFill>
                  <pic:spPr>
                    <a:xfrm>
                      <a:off x="0" y="0"/>
                      <a:ext cx="4652910" cy="2958125"/>
                    </a:xfrm>
                    <a:prstGeom prst="rect">
                      <a:avLst/>
                    </a:prstGeom>
                  </pic:spPr>
                </pic:pic>
              </a:graphicData>
            </a:graphic>
          </wp:inline>
        </w:drawing>
      </w:r>
    </w:p>
    <w:p w:rsidR="5493C85A" w:rsidP="1B3B454C" w:rsidRDefault="2349F978" w14:paraId="033CB122" w14:textId="425F55C0">
      <w:pPr>
        <w:spacing w:before="0" w:after="0" w:line="240" w:lineRule="auto"/>
        <w:ind w:firstLine="720"/>
        <w:rPr>
          <w:b/>
          <w:bCs/>
          <w:sz w:val="20"/>
          <w:szCs w:val="20"/>
        </w:rPr>
      </w:pPr>
      <w:r w:rsidRPr="1121AC05">
        <w:rPr>
          <w:b/>
          <w:bCs/>
          <w:sz w:val="20"/>
          <w:szCs w:val="20"/>
        </w:rPr>
        <w:t>Figure 6: additional NRF capacitance requirement diagram</w:t>
      </w:r>
    </w:p>
    <w:p w:rsidR="1121AC05" w:rsidRDefault="1121AC05" w14:paraId="425C6E1A" w14:textId="3EFAEB07">
      <w:r>
        <w:br w:type="page"/>
      </w:r>
    </w:p>
    <w:p w:rsidR="1121AC05" w:rsidP="1121AC05" w:rsidRDefault="1121AC05" w14:paraId="29FB8F9B" w14:textId="42CF1912">
      <w:pPr>
        <w:spacing w:before="0" w:after="0" w:line="240" w:lineRule="auto"/>
        <w:ind w:firstLine="720"/>
        <w:rPr>
          <w:b/>
          <w:bCs/>
          <w:sz w:val="20"/>
          <w:szCs w:val="20"/>
        </w:rPr>
      </w:pPr>
    </w:p>
    <w:p w:rsidR="5493C85A" w:rsidP="00B074BA" w:rsidRDefault="25B60B42" w14:paraId="5CACE906" w14:textId="1E63077D">
      <w:r w:rsidRPr="6882D221">
        <w:t>The required tuning capacitor value is given by the below equations:</w:t>
      </w:r>
    </w:p>
    <w:p w:rsidR="5493C85A" w:rsidP="1B3B454C" w:rsidRDefault="25B60B42" w14:paraId="6A1C7A88" w14:textId="1DA2C202">
      <w:pPr>
        <w:spacing w:before="0" w:after="0" w:line="240" w:lineRule="auto"/>
        <w:jc w:val="center"/>
        <w:rPr>
          <w:rFonts w:eastAsia="Iskoola Pota"/>
          <w:b/>
          <w:bCs/>
          <w:sz w:val="20"/>
          <w:szCs w:val="20"/>
        </w:rPr>
      </w:pPr>
      <w:r>
        <w:rPr>
          <w:noProof/>
        </w:rPr>
        <w:drawing>
          <wp:inline distT="0" distB="0" distL="0" distR="0" wp14:anchorId="25E21B48" wp14:editId="4C90D4E5">
            <wp:extent cx="3732076" cy="1352550"/>
            <wp:effectExtent l="0" t="0" r="0" b="0"/>
            <wp:docPr id="1847393503" name="Picture 184739350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393503"/>
                    <pic:cNvPicPr/>
                  </pic:nvPicPr>
                  <pic:blipFill>
                    <a:blip r:embed="rId13">
                      <a:extLst>
                        <a:ext uri="{28A0092B-C50C-407E-A947-70E740481C1C}">
                          <a14:useLocalDpi xmlns:a14="http://schemas.microsoft.com/office/drawing/2010/main" val="0"/>
                        </a:ext>
                      </a:extLst>
                    </a:blip>
                    <a:srcRect l="59583" t="60000" r="9375" b="25000"/>
                    <a:stretch>
                      <a:fillRect/>
                    </a:stretch>
                  </pic:blipFill>
                  <pic:spPr>
                    <a:xfrm>
                      <a:off x="0" y="0"/>
                      <a:ext cx="3732076" cy="1352550"/>
                    </a:xfrm>
                    <a:prstGeom prst="rect">
                      <a:avLst/>
                    </a:prstGeom>
                  </pic:spPr>
                </pic:pic>
              </a:graphicData>
            </a:graphic>
          </wp:inline>
        </w:drawing>
      </w:r>
    </w:p>
    <w:p w:rsidR="5493C85A" w:rsidP="1B3B454C" w:rsidRDefault="4723B584" w14:paraId="6CC7D22B" w14:textId="4D5848EF">
      <w:pPr>
        <w:spacing w:before="0" w:after="0" w:line="240" w:lineRule="auto"/>
        <w:ind w:left="720" w:firstLine="720"/>
        <w:rPr>
          <w:b/>
          <w:bCs/>
          <w:sz w:val="20"/>
          <w:szCs w:val="20"/>
        </w:rPr>
      </w:pPr>
      <w:r w:rsidRPr="2F65CF7D">
        <w:rPr>
          <w:b/>
          <w:bCs/>
          <w:sz w:val="20"/>
          <w:szCs w:val="20"/>
        </w:rPr>
        <w:t>Figure 7: NRF additional capacitance requirement equations</w:t>
      </w:r>
    </w:p>
    <w:p w:rsidR="5493C85A" w:rsidP="00B074BA" w:rsidRDefault="66D223BC" w14:paraId="172C922B" w14:textId="1CF59E97">
      <w:r w:rsidRPr="6882D221">
        <w:t xml:space="preserve">An antenna inductance of Lant = 2 </w:t>
      </w:r>
      <w:proofErr w:type="spellStart"/>
      <w:r w:rsidRPr="6882D221">
        <w:rPr>
          <w:rFonts w:ascii="Calibri" w:hAnsi="Calibri" w:cs="Calibri"/>
        </w:rPr>
        <w:t>μ</w:t>
      </w:r>
      <w:r w:rsidRPr="6882D221">
        <w:t>H</w:t>
      </w:r>
      <w:proofErr w:type="spellEnd"/>
      <w:r w:rsidRPr="6882D221">
        <w:t xml:space="preserve"> will give tuning capacitors in the range of 130 pF on each pin. The total capacitance on NFC1 and NFC2 must be matched</w:t>
      </w:r>
      <w:r w:rsidRPr="6882D221" w:rsidR="4D8A4BE8">
        <w:t>.</w:t>
      </w:r>
    </w:p>
    <w:p w:rsidR="3B115B1A" w:rsidP="3B115B1A" w:rsidRDefault="3B115B1A" w14:paraId="217175C4" w14:textId="645024A4"/>
    <w:p w:rsidR="69ACA7C3" w:rsidP="75378AE9" w:rsidRDefault="28CA6CD3" w14:paraId="3F7E77B3" w14:textId="408F40E4">
      <w:pPr>
        <w:rPr>
          <w:rFonts w:ascii="Felix Titling" w:hAnsi="Felix Titling" w:eastAsia="Felix Titling" w:cs="Felix Titling"/>
        </w:rPr>
      </w:pPr>
      <w:bookmarkStart w:name="_Toc148711218" w:id="30"/>
      <w:r w:rsidRPr="75378AE9">
        <w:rPr>
          <w:rFonts w:ascii="Felix Titling" w:hAnsi="Felix Titling" w:eastAsia="Felix Titling" w:cs="Felix Titling"/>
        </w:rPr>
        <w:t xml:space="preserve">3.1.2 </w:t>
      </w:r>
      <w:r w:rsidRPr="75378AE9" w:rsidR="4820EC61">
        <w:rPr>
          <w:rFonts w:ascii="Felix Titling" w:hAnsi="Felix Titling" w:eastAsia="Felix Titling" w:cs="Felix Titling"/>
        </w:rPr>
        <w:t>Piezoelectric</w:t>
      </w:r>
      <w:r w:rsidRPr="75378AE9">
        <w:rPr>
          <w:rFonts w:ascii="Felix Titling" w:hAnsi="Felix Titling" w:eastAsia="Felix Titling" w:cs="Felix Titling"/>
        </w:rPr>
        <w:t xml:space="preserve"> Sensors</w:t>
      </w:r>
      <w:bookmarkEnd w:id="30"/>
    </w:p>
    <w:p w:rsidR="64B8A165" w:rsidP="00B074BA" w:rsidRDefault="29B7C716" w14:paraId="7A990BB9" w14:textId="2EC11BC0">
      <w:r>
        <w:t>The current project plan uses</w:t>
      </w:r>
      <w:r w:rsidRPr="5493C85A" w:rsidR="64B8A165">
        <w:t xml:space="preserve"> the </w:t>
      </w:r>
      <w:proofErr w:type="spellStart"/>
      <w:r w:rsidRPr="5493C85A" w:rsidR="64B8A165">
        <w:t>Chironal</w:t>
      </w:r>
      <w:proofErr w:type="spellEnd"/>
      <w:r w:rsidRPr="5493C85A" w:rsidR="64B8A165">
        <w:t xml:space="preserve"> 20mm Piezoelectric Sensor</w:t>
      </w:r>
      <w:r w:rsidRPr="5493C85A" w:rsidR="1B55391A">
        <w:t xml:space="preserve">. </w:t>
      </w:r>
      <w:r w:rsidRPr="5493C85A" w:rsidR="0B562658">
        <w:t xml:space="preserve">The technical </w:t>
      </w:r>
      <w:r w:rsidRPr="5493C85A" w:rsidR="524D5491">
        <w:t>specifications</w:t>
      </w:r>
      <w:r w:rsidRPr="5493C85A" w:rsidR="0B562658">
        <w:t xml:space="preserve"> are difficult to </w:t>
      </w:r>
      <w:r w:rsidRPr="5493C85A" w:rsidR="7AFD718F">
        <w:t>ascertain</w:t>
      </w:r>
      <w:r w:rsidRPr="5493C85A" w:rsidR="0B562658">
        <w:t xml:space="preserve"> as there does not appear to be any publicly available datasheet regarding this </w:t>
      </w:r>
      <w:r w:rsidRPr="5493C85A" w:rsidR="62CCE013">
        <w:t>componen</w:t>
      </w:r>
      <w:r w:rsidRPr="5493C85A" w:rsidR="0B562658">
        <w:t>t.</w:t>
      </w:r>
      <w:r w:rsidRPr="5493C85A" w:rsidR="0847AE40">
        <w:t xml:space="preserve"> As such, </w:t>
      </w:r>
      <w:r w:rsidR="7562FF93">
        <w:t>this</w:t>
      </w:r>
      <w:r w:rsidRPr="5493C85A" w:rsidR="0847AE40">
        <w:t xml:space="preserve"> may </w:t>
      </w:r>
      <w:r w:rsidR="7562FF93">
        <w:t>be swapped</w:t>
      </w:r>
      <w:r w:rsidRPr="5493C85A" w:rsidR="0847AE40">
        <w:t xml:space="preserve"> out later in the design process for another similar part, such as the MPX2300DT1 Piezoelectric sensor</w:t>
      </w:r>
      <w:r w:rsidRPr="5493C85A" w:rsidR="01B097C7">
        <w:t xml:space="preserve">. </w:t>
      </w:r>
    </w:p>
    <w:p w:rsidR="69ACA7C3" w:rsidP="00B074BA" w:rsidRDefault="69ACA7C3" w14:paraId="1F04BABF" w14:textId="7668DF70"/>
    <w:p w:rsidR="69ACA7C3" w:rsidP="00B074BA" w:rsidRDefault="28CA6CD3" w14:paraId="0195580C" w14:textId="3D709DB4">
      <w:pPr>
        <w:pStyle w:val="Heading3"/>
        <w:rPr>
          <w:sz w:val="28"/>
          <w:szCs w:val="28"/>
        </w:rPr>
      </w:pPr>
      <w:bookmarkStart w:name="_Toc148711219" w:id="31"/>
      <w:bookmarkStart w:name="_Toc1440323979" w:id="32"/>
      <w:r>
        <w:t>3.1.3 Haptic Vibrator</w:t>
      </w:r>
      <w:bookmarkEnd w:id="31"/>
      <w:bookmarkEnd w:id="32"/>
    </w:p>
    <w:p w:rsidR="72F34873" w:rsidP="72F34873" w:rsidRDefault="6B0F4314" w14:paraId="2802BA82" w14:textId="0A9BDEAA">
      <w:r w:rsidRPr="6882D221">
        <w:t xml:space="preserve">We </w:t>
      </w:r>
      <w:r w:rsidRPr="6882D221" w:rsidR="00CDCFE9">
        <w:t>are</w:t>
      </w:r>
      <w:r w:rsidRPr="6882D221">
        <w:t xml:space="preserve"> using the 1547-1244-ND</w:t>
      </w:r>
      <w:r w:rsidRPr="6882D221" w:rsidR="35914CEC">
        <w:t xml:space="preserve">. This part </w:t>
      </w:r>
      <w:r w:rsidRPr="6882D221" w:rsidR="668989F1">
        <w:t>provide</w:t>
      </w:r>
      <w:r w:rsidRPr="6882D221" w:rsidR="4B5AF2CD">
        <w:t>s</w:t>
      </w:r>
      <w:r w:rsidRPr="6882D221" w:rsidR="668989F1">
        <w:t xml:space="preserve"> feed</w:t>
      </w:r>
      <w:r w:rsidRPr="6882D221" w:rsidR="0CD0D0FF">
        <w:t xml:space="preserve">back to the user about their walking in real time. It </w:t>
      </w:r>
      <w:r w:rsidRPr="6882D221" w:rsidR="78E2F57C">
        <w:t>is rated for voltages from 2.5V to 3.5V</w:t>
      </w:r>
      <w:r w:rsidRPr="6882D221" w:rsidR="4C0854D2">
        <w:t xml:space="preserve"> DC</w:t>
      </w:r>
      <w:r w:rsidRPr="6882D221" w:rsidR="78E2F57C">
        <w:t xml:space="preserve">. The battery provides </w:t>
      </w:r>
      <w:r w:rsidRPr="6882D221" w:rsidR="05712B7C">
        <w:t xml:space="preserve">a nominal </w:t>
      </w:r>
      <w:r w:rsidRPr="6882D221" w:rsidR="248AFF47">
        <w:t>voltage</w:t>
      </w:r>
      <w:r w:rsidRPr="6882D221" w:rsidR="05712B7C">
        <w:t xml:space="preserve"> of </w:t>
      </w:r>
      <w:r w:rsidRPr="6882D221" w:rsidR="2CD14956">
        <w:t>3.7V</w:t>
      </w:r>
      <w:r w:rsidRPr="6882D221" w:rsidR="693605C6">
        <w:t>, up to</w:t>
      </w:r>
      <w:r w:rsidRPr="6882D221" w:rsidR="2CD14956">
        <w:t xml:space="preserve"> 4.2V </w:t>
      </w:r>
      <w:r w:rsidRPr="6882D221" w:rsidR="0D66A277">
        <w:t xml:space="preserve">at a full </w:t>
      </w:r>
      <w:r w:rsidRPr="6882D221" w:rsidR="6D15D6A0">
        <w:t>charge</w:t>
      </w:r>
      <w:r w:rsidRPr="6882D221" w:rsidR="41FE24EF">
        <w:t xml:space="preserve"> (see section 3.1.5)</w:t>
      </w:r>
      <w:r w:rsidRPr="6882D221" w:rsidR="2952114E">
        <w:t>.</w:t>
      </w:r>
      <w:r w:rsidRPr="6882D221" w:rsidR="78E2F57C">
        <w:t xml:space="preserve"> </w:t>
      </w:r>
      <w:r w:rsidRPr="6882D221" w:rsidR="586DBA67">
        <w:t>G</w:t>
      </w:r>
      <w:r w:rsidRPr="6882D221" w:rsidR="78E2F57C">
        <w:t xml:space="preserve">iven the terminal resistance of 75 </w:t>
      </w:r>
      <w:r w:rsidRPr="6882D221" w:rsidR="78E2F57C">
        <w:rPr>
          <w:rFonts w:ascii="Calibri" w:hAnsi="Calibri" w:cs="Calibri"/>
        </w:rPr>
        <w:t>Ω</w:t>
      </w:r>
      <w:r w:rsidRPr="6882D221" w:rsidR="78E2F57C">
        <w:t>, this</w:t>
      </w:r>
      <w:r w:rsidRPr="6882D221" w:rsidR="110C18B2">
        <w:t xml:space="preserve"> </w:t>
      </w:r>
      <w:r w:rsidRPr="6882D221" w:rsidR="5F42A818">
        <w:lastRenderedPageBreak/>
        <w:t xml:space="preserve">will be kept within </w:t>
      </w:r>
      <w:r w:rsidRPr="6882D221" w:rsidR="39074490">
        <w:t>tolerance</w:t>
      </w:r>
      <w:r w:rsidRPr="6882D221" w:rsidR="5F42A818">
        <w:t xml:space="preserve"> </w:t>
      </w:r>
      <w:r w:rsidRPr="6882D221" w:rsidR="110C18B2">
        <w:t xml:space="preserve">with a small </w:t>
      </w:r>
      <w:r w:rsidRPr="6882D221" w:rsidR="728CDC55">
        <w:t xml:space="preserve">resistor </w:t>
      </w:r>
      <w:r w:rsidRPr="6882D221" w:rsidR="110C18B2">
        <w:t>(~</w:t>
      </w:r>
      <w:r w:rsidRPr="6882D221" w:rsidR="4A2B78CE">
        <w:t>1</w:t>
      </w:r>
      <w:r w:rsidRPr="6882D221" w:rsidR="110C18B2">
        <w:t xml:space="preserve">5 </w:t>
      </w:r>
      <w:r w:rsidRPr="6882D221" w:rsidR="110C18B2">
        <w:rPr>
          <w:rFonts w:ascii="Calibri" w:hAnsi="Calibri" w:cs="Calibri"/>
        </w:rPr>
        <w:t>Ω</w:t>
      </w:r>
      <w:r w:rsidRPr="6882D221" w:rsidR="53F36476">
        <w:t>).</w:t>
      </w:r>
      <w:r w:rsidRPr="6882D221" w:rsidR="10385B8D">
        <w:t xml:space="preserve"> </w:t>
      </w:r>
      <w:r w:rsidRPr="6882D221" w:rsidR="7BD8235A">
        <w:t>This component</w:t>
      </w:r>
      <w:r w:rsidRPr="6882D221" w:rsidR="4BEC6780">
        <w:t>’s</w:t>
      </w:r>
      <w:r w:rsidRPr="6882D221" w:rsidR="61649851">
        <w:t xml:space="preserve"> maximum power draw </w:t>
      </w:r>
      <w:r w:rsidRPr="6882D221" w:rsidR="6BDA0AED">
        <w:t>is</w:t>
      </w:r>
      <w:r w:rsidRPr="6882D221" w:rsidR="0004CC90">
        <w:t xml:space="preserve"> 80 mA</w:t>
      </w:r>
      <w:r w:rsidRPr="6882D221" w:rsidR="79A675F6">
        <w:t xml:space="preserve"> during normal operation. </w:t>
      </w:r>
      <w:r w:rsidRPr="6882D221" w:rsidR="149A1795">
        <w:t xml:space="preserve">It has an operating temperature of –20 to 70 degrees Celsius. </w:t>
      </w:r>
      <w:r w:rsidRPr="6882D221" w:rsidR="4BFED1AA">
        <w:t xml:space="preserve">This component’s small form factor and </w:t>
      </w:r>
      <w:bookmarkStart w:name="_Int_VC7BBe1m" w:id="33"/>
      <w:r w:rsidRPr="6882D221" w:rsidR="20A18CCB">
        <w:t>relatively</w:t>
      </w:r>
      <w:r w:rsidRPr="6882D221" w:rsidR="4BFED1AA">
        <w:t xml:space="preserve"> low</w:t>
      </w:r>
      <w:bookmarkEnd w:id="33"/>
      <w:r w:rsidRPr="6882D221" w:rsidR="4BFED1AA">
        <w:t xml:space="preserve"> cost</w:t>
      </w:r>
      <w:r w:rsidRPr="6882D221" w:rsidR="763C98B3">
        <w:t xml:space="preserve"> (see section 4) mean this part is </w:t>
      </w:r>
      <w:r w:rsidRPr="6882D221" w:rsidR="335C5C4A">
        <w:t>unlikely</w:t>
      </w:r>
      <w:r w:rsidRPr="6882D221" w:rsidR="763C98B3">
        <w:t xml:space="preserve"> to need substitution. </w:t>
      </w:r>
    </w:p>
    <w:p w:rsidR="75378AE9" w:rsidP="75378AE9" w:rsidRDefault="75378AE9" w14:paraId="27285FCB" w14:textId="656C1316"/>
    <w:p w:rsidR="69ACA7C3" w:rsidP="00B074BA" w:rsidRDefault="28CA6CD3" w14:paraId="4F60C90A" w14:textId="4754B94D">
      <w:pPr>
        <w:pStyle w:val="Heading3"/>
      </w:pPr>
      <w:bookmarkStart w:name="_Toc148711220" w:id="34"/>
      <w:bookmarkStart w:name="_Toc842846209" w:id="35"/>
      <w:r>
        <w:t xml:space="preserve">3.1.4 </w:t>
      </w:r>
      <w:proofErr w:type="spellStart"/>
      <w:r>
        <w:t>Bangle</w:t>
      </w:r>
      <w:r w:rsidR="7775B906">
        <w:t>.Js</w:t>
      </w:r>
      <w:proofErr w:type="spellEnd"/>
      <w:r>
        <w:t xml:space="preserve"> </w:t>
      </w:r>
      <w:r w:rsidR="6DDCBE1E">
        <w:t>2</w:t>
      </w:r>
      <w:r w:rsidR="048EC207">
        <w:t>.0</w:t>
      </w:r>
      <w:r w:rsidR="6DDCBE1E">
        <w:t xml:space="preserve"> </w:t>
      </w:r>
      <w:r w:rsidR="1E28100F">
        <w:t>smart</w:t>
      </w:r>
      <w:r>
        <w:t xml:space="preserve"> Watch</w:t>
      </w:r>
      <w:bookmarkEnd w:id="34"/>
      <w:bookmarkEnd w:id="35"/>
    </w:p>
    <w:p w:rsidR="77E14D56" w:rsidP="00B074BA" w:rsidRDefault="77E14D56" w14:paraId="6DAE5C33" w14:textId="2CA8EC1F">
      <w:r w:rsidRPr="5493C85A">
        <w:t xml:space="preserve">We </w:t>
      </w:r>
      <w:r w:rsidRPr="5493C85A" w:rsidR="2307677D">
        <w:t>are</w:t>
      </w:r>
      <w:r w:rsidRPr="5493C85A">
        <w:t xml:space="preserve"> using the </w:t>
      </w:r>
      <w:proofErr w:type="spellStart"/>
      <w:r w:rsidRPr="5493C85A">
        <w:t>Bangle.Js</w:t>
      </w:r>
      <w:proofErr w:type="spellEnd"/>
      <w:r w:rsidRPr="5493C85A">
        <w:t xml:space="preserve"> 2.0 Smart watch to coordinate with the microcontrollers in the shoes via </w:t>
      </w:r>
      <w:r w:rsidRPr="5493C85A" w:rsidR="540B0C3F">
        <w:t>Bluetooth</w:t>
      </w:r>
      <w:r w:rsidRPr="5493C85A">
        <w:t xml:space="preserve">. </w:t>
      </w:r>
      <w:r w:rsidRPr="5493C85A" w:rsidR="60AF0065">
        <w:t xml:space="preserve">From a Hardware perspective, the Bangle.JS </w:t>
      </w:r>
      <w:r w:rsidRPr="5493C85A" w:rsidR="5408ED65">
        <w:t>operate</w:t>
      </w:r>
      <w:r w:rsidRPr="5493C85A" w:rsidR="1E90C217">
        <w:t>s</w:t>
      </w:r>
      <w:r w:rsidRPr="5493C85A" w:rsidR="38D229DD">
        <w:t xml:space="preserve"> </w:t>
      </w:r>
      <w:r w:rsidRPr="5493C85A" w:rsidR="5F08C678">
        <w:t>as</w:t>
      </w:r>
      <w:r w:rsidRPr="5493C85A" w:rsidR="38D229DD">
        <w:t xml:space="preserve"> a standalone component, interacting with all other components exclusively via Bluetooth</w:t>
      </w:r>
      <w:r w:rsidRPr="5493C85A" w:rsidR="2825D46F">
        <w:t>.</w:t>
      </w:r>
      <w:r w:rsidRPr="5493C85A" w:rsidR="5F9EBF95">
        <w:t xml:space="preserve"> </w:t>
      </w:r>
    </w:p>
    <w:p w:rsidR="424D13DB" w:rsidP="31CF55BB" w:rsidRDefault="11B9A2FF" w14:paraId="24FE6B96" w14:textId="712900EC">
      <w:pPr>
        <w:spacing w:before="0" w:after="0" w:line="240" w:lineRule="auto"/>
        <w:jc w:val="center"/>
        <w:rPr>
          <w:rFonts w:eastAsia="Iskoola Pota"/>
          <w:b/>
          <w:bCs/>
          <w:sz w:val="20"/>
          <w:szCs w:val="20"/>
        </w:rPr>
      </w:pPr>
      <w:r>
        <w:rPr>
          <w:noProof/>
        </w:rPr>
        <w:drawing>
          <wp:inline distT="0" distB="0" distL="0" distR="0" wp14:anchorId="2026EE17" wp14:editId="258A9EB1">
            <wp:extent cx="4438650" cy="3495437"/>
            <wp:effectExtent l="0" t="0" r="0" b="0"/>
            <wp:docPr id="373929076" name="Picture 37392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929076"/>
                    <pic:cNvPicPr/>
                  </pic:nvPicPr>
                  <pic:blipFill>
                    <a:blip r:embed="rId14">
                      <a:extLst>
                        <a:ext uri="{28A0092B-C50C-407E-A947-70E740481C1C}">
                          <a14:useLocalDpi xmlns:a14="http://schemas.microsoft.com/office/drawing/2010/main" val="0"/>
                        </a:ext>
                      </a:extLst>
                    </a:blip>
                    <a:stretch>
                      <a:fillRect/>
                    </a:stretch>
                  </pic:blipFill>
                  <pic:spPr>
                    <a:xfrm>
                      <a:off x="0" y="0"/>
                      <a:ext cx="4438650" cy="3495437"/>
                    </a:xfrm>
                    <a:prstGeom prst="rect">
                      <a:avLst/>
                    </a:prstGeom>
                  </pic:spPr>
                </pic:pic>
              </a:graphicData>
            </a:graphic>
          </wp:inline>
        </w:drawing>
      </w:r>
    </w:p>
    <w:p w:rsidR="424D13DB" w:rsidP="3D8C4F00" w:rsidRDefault="11B9A2FF" w14:paraId="7FD7CD4D" w14:textId="1100811A">
      <w:pPr>
        <w:spacing w:before="0" w:after="0" w:line="240" w:lineRule="auto"/>
        <w:ind w:firstLine="720"/>
        <w:rPr>
          <w:b/>
          <w:bCs/>
          <w:sz w:val="20"/>
          <w:szCs w:val="20"/>
        </w:rPr>
      </w:pPr>
      <w:r w:rsidRPr="2F65CF7D">
        <w:rPr>
          <w:b/>
          <w:bCs/>
          <w:sz w:val="20"/>
          <w:szCs w:val="20"/>
        </w:rPr>
        <w:t xml:space="preserve">Figure </w:t>
      </w:r>
      <w:r w:rsidRPr="2F65CF7D" w:rsidR="17A9D5CB">
        <w:rPr>
          <w:b/>
          <w:bCs/>
          <w:sz w:val="20"/>
          <w:szCs w:val="20"/>
        </w:rPr>
        <w:t>8</w:t>
      </w:r>
      <w:r w:rsidRPr="2F65CF7D">
        <w:rPr>
          <w:b/>
          <w:bCs/>
          <w:sz w:val="20"/>
          <w:szCs w:val="20"/>
        </w:rPr>
        <w:t>: Bangle.JS 2 hardware diagram</w:t>
      </w:r>
    </w:p>
    <w:p w:rsidR="44562300" w:rsidP="44562300" w:rsidRDefault="44562300" w14:paraId="2B6328E7" w14:textId="3CE6CCA5">
      <w:pPr>
        <w:spacing w:before="0" w:after="0" w:line="240" w:lineRule="auto"/>
        <w:rPr>
          <w:b/>
          <w:bCs/>
          <w:sz w:val="20"/>
          <w:szCs w:val="20"/>
        </w:rPr>
      </w:pPr>
    </w:p>
    <w:p w:rsidR="002E2601" w:rsidP="08730DE8" w:rsidRDefault="002E2601" w14:paraId="3CF87716" w14:textId="41CACD4B">
      <w:pPr>
        <w:spacing w:before="0" w:after="0"/>
      </w:pPr>
      <w:r w:rsidRPr="5493C85A">
        <w:lastRenderedPageBreak/>
        <w:t xml:space="preserve">The power consumption of the individual components can be seen in </w:t>
      </w:r>
      <w:r w:rsidRPr="5493C85A" w:rsidR="7B14B2DB">
        <w:t xml:space="preserve">Table </w:t>
      </w:r>
      <w:r w:rsidR="3E6C76F9">
        <w:t>3, below</w:t>
      </w:r>
      <w:r>
        <w:t>.</w:t>
      </w:r>
      <w:r w:rsidRPr="5493C85A">
        <w:t xml:space="preserve"> </w:t>
      </w:r>
      <w:r w:rsidRPr="5493C85A" w:rsidR="2B3B27CA">
        <w:t>A list of the</w:t>
      </w:r>
      <w:r w:rsidRPr="5493C85A" w:rsidR="42F09B82">
        <w:t xml:space="preserve"> </w:t>
      </w:r>
      <w:r w:rsidRPr="5493C85A" w:rsidR="73424DB0">
        <w:t xml:space="preserve">components necessary for the project, </w:t>
      </w:r>
      <w:r w:rsidRPr="5493C85A" w:rsidR="2E7872B9">
        <w:t>as well as those</w:t>
      </w:r>
      <w:r w:rsidRPr="5493C85A" w:rsidR="73424DB0">
        <w:t xml:space="preserve"> that cannot be turned off, </w:t>
      </w:r>
      <w:r w:rsidRPr="5493C85A" w:rsidR="359D0A3D">
        <w:t xml:space="preserve">is </w:t>
      </w:r>
      <w:r w:rsidRPr="5493C85A" w:rsidR="73424DB0">
        <w:t>comprised</w:t>
      </w:r>
      <w:r w:rsidRPr="5493C85A" w:rsidR="76F632D5">
        <w:t xml:space="preserve"> of</w:t>
      </w:r>
      <w:r w:rsidRPr="5493C85A" w:rsidR="4D185FE4">
        <w:t xml:space="preserve"> the</w:t>
      </w:r>
      <w:r w:rsidRPr="5493C85A" w:rsidR="222C94E3">
        <w:t>:</w:t>
      </w:r>
    </w:p>
    <w:p w:rsidR="002E2601" w:rsidP="08730DE8" w:rsidRDefault="6B53FA2E" w14:paraId="7416294F" w14:textId="526FD8AF">
      <w:pPr>
        <w:pStyle w:val="ListParagraph"/>
        <w:numPr>
          <w:ilvl w:val="0"/>
          <w:numId w:val="3"/>
        </w:numPr>
        <w:spacing w:before="0" w:after="0" w:line="360" w:lineRule="auto"/>
      </w:pPr>
      <w:r w:rsidRPr="5493C85A">
        <w:t>A</w:t>
      </w:r>
      <w:r w:rsidRPr="5493C85A" w:rsidR="002E2601">
        <w:t>ccelerometer</w:t>
      </w:r>
    </w:p>
    <w:p w:rsidR="002E2601" w:rsidP="08730DE8" w:rsidRDefault="002E2601" w14:paraId="1316AE38" w14:textId="2F842E7E">
      <w:pPr>
        <w:pStyle w:val="ListParagraph"/>
        <w:numPr>
          <w:ilvl w:val="0"/>
          <w:numId w:val="3"/>
        </w:numPr>
        <w:spacing w:before="0" w:after="0" w:line="360" w:lineRule="auto"/>
      </w:pPr>
      <w:r w:rsidRPr="5493C85A">
        <w:t xml:space="preserve">Bluetooth Low Energy system in high </w:t>
      </w:r>
      <w:r w:rsidRPr="5493C85A" w:rsidR="2FF741E4">
        <w:t>Bandwidth</w:t>
      </w:r>
      <w:r w:rsidRPr="5493C85A">
        <w:t xml:space="preserve"> mode</w:t>
      </w:r>
    </w:p>
    <w:p w:rsidR="002E2601" w:rsidP="08730DE8" w:rsidRDefault="14593C27" w14:paraId="68C41551" w14:textId="78260081">
      <w:pPr>
        <w:pStyle w:val="ListParagraph"/>
        <w:numPr>
          <w:ilvl w:val="0"/>
          <w:numId w:val="3"/>
        </w:numPr>
        <w:spacing w:before="0" w:after="0" w:line="360" w:lineRule="auto"/>
      </w:pPr>
      <w:r w:rsidRPr="5493C85A">
        <w:t>CPU</w:t>
      </w:r>
    </w:p>
    <w:p w:rsidR="002E2601" w:rsidP="08730DE8" w:rsidRDefault="2EF7792C" w14:paraId="04786FBC" w14:textId="77D3018C">
      <w:pPr>
        <w:pStyle w:val="ListParagraph"/>
        <w:numPr>
          <w:ilvl w:val="0"/>
          <w:numId w:val="3"/>
        </w:numPr>
        <w:spacing w:before="0" w:after="0" w:line="360" w:lineRule="auto"/>
      </w:pPr>
      <w:r w:rsidRPr="5493C85A">
        <w:t>L</w:t>
      </w:r>
      <w:r w:rsidRPr="5493C85A" w:rsidR="3EBC3C36">
        <w:t>CD screen</w:t>
      </w:r>
    </w:p>
    <w:p w:rsidR="002E2601" w:rsidP="08730DE8" w:rsidRDefault="6C9764B0" w14:paraId="1350B140" w14:textId="574F00F3">
      <w:pPr>
        <w:spacing w:before="0" w:after="0"/>
      </w:pPr>
      <w:r w:rsidRPr="5493C85A">
        <w:t>Assuming a worst-case scenario (simultaneous usage of all the above-listed components at their maximum), the Bangle.JS has a 47.85 mA draw.</w:t>
      </w:r>
      <w:r w:rsidRPr="5493C85A" w:rsidR="2F45AD67">
        <w:t xml:space="preserve"> With a </w:t>
      </w:r>
      <w:r w:rsidRPr="5493C85A" w:rsidR="017389F2">
        <w:t>350-mA</w:t>
      </w:r>
      <w:r w:rsidRPr="5493C85A" w:rsidR="2F45AD67">
        <w:t xml:space="preserve"> </w:t>
      </w:r>
      <w:r w:rsidRPr="5493C85A" w:rsidR="59B2B604">
        <w:t xml:space="preserve">internal </w:t>
      </w:r>
      <w:r w:rsidRPr="5493C85A" w:rsidR="2F45AD67">
        <w:t xml:space="preserve">battery, this allows </w:t>
      </w:r>
      <w:r w:rsidRPr="5493C85A" w:rsidR="719D6850">
        <w:t xml:space="preserve">approximately 7 hours of continuous usage with a single charge. </w:t>
      </w:r>
      <w:r w:rsidRPr="5493C85A" w:rsidR="2DE496F9">
        <w:t>This would not meet the requirement for 12 hours of continuous usage. However, t</w:t>
      </w:r>
      <w:r w:rsidRPr="5493C85A" w:rsidR="719D6850">
        <w:t>h</w:t>
      </w:r>
      <w:r w:rsidRPr="5493C85A" w:rsidR="01F022F0">
        <w:t xml:space="preserve">e LCD display is the most power-intensive component by a significant margin, </w:t>
      </w:r>
      <w:r w:rsidRPr="5493C85A" w:rsidR="30EDE8B0">
        <w:t>and continuous usage is not the expected use case. At</w:t>
      </w:r>
      <w:r w:rsidRPr="5493C85A" w:rsidR="01F022F0">
        <w:t xml:space="preserve"> </w:t>
      </w:r>
      <w:r w:rsidRPr="5493C85A" w:rsidR="78745484">
        <w:t xml:space="preserve">50% usage, </w:t>
      </w:r>
      <w:r w:rsidRPr="5493C85A" w:rsidR="01F022F0">
        <w:t>the battery would instead b</w:t>
      </w:r>
      <w:r w:rsidRPr="5493C85A" w:rsidR="6948D8D1">
        <w:t>e</w:t>
      </w:r>
      <w:r w:rsidRPr="5493C85A" w:rsidR="01F022F0">
        <w:t xml:space="preserve"> able to run for </w:t>
      </w:r>
      <w:r w:rsidRPr="5493C85A" w:rsidR="6687BF58">
        <w:t>12.5 hours</w:t>
      </w:r>
      <w:r w:rsidRPr="5493C85A" w:rsidR="2DD65DDF">
        <w:t>, achieving the required duration</w:t>
      </w:r>
      <w:r w:rsidRPr="5493C85A" w:rsidR="6687BF58">
        <w:t xml:space="preserve">. </w:t>
      </w:r>
      <w:r w:rsidRPr="5493C85A" w:rsidR="0B3895B1">
        <w:t xml:space="preserve">Used 25% of the time, it would last approximately 19.5 hours. </w:t>
      </w:r>
    </w:p>
    <w:tbl>
      <w:tblPr>
        <w:tblStyle w:val="TableGrid"/>
        <w:tblW w:w="9360" w:type="dxa"/>
        <w:tblLayout w:type="fixed"/>
        <w:tblLook w:val="06A0" w:firstRow="1" w:lastRow="0" w:firstColumn="1" w:lastColumn="0" w:noHBand="1" w:noVBand="1"/>
      </w:tblPr>
      <w:tblGrid>
        <w:gridCol w:w="4680"/>
        <w:gridCol w:w="4680"/>
      </w:tblGrid>
      <w:tr w:rsidR="5493C85A" w:rsidTr="3B369DE7" w14:paraId="1525F3CB" w14:textId="77777777">
        <w:trPr>
          <w:trHeight w:val="645"/>
        </w:trPr>
        <w:tc>
          <w:tcPr>
            <w:tcW w:w="4680" w:type="dxa"/>
          </w:tcPr>
          <w:p w:rsidR="7C21885C" w:rsidP="08730DE8" w:rsidRDefault="7C21885C" w14:paraId="5682A9D9" w14:textId="2C3464E3">
            <w:pPr>
              <w:spacing w:before="0" w:line="276" w:lineRule="auto"/>
              <w:rPr>
                <w:b/>
                <w:bCs/>
              </w:rPr>
            </w:pPr>
            <w:r w:rsidRPr="2F65CF7D">
              <w:rPr>
                <w:b/>
                <w:bCs/>
              </w:rPr>
              <w:t>Use Case</w:t>
            </w:r>
          </w:p>
        </w:tc>
        <w:tc>
          <w:tcPr>
            <w:tcW w:w="4680" w:type="dxa"/>
          </w:tcPr>
          <w:p w:rsidR="7C21885C" w:rsidP="08730DE8" w:rsidRDefault="7C21885C" w14:paraId="72C4AA51" w14:textId="1424CB88">
            <w:pPr>
              <w:spacing w:before="0" w:line="276" w:lineRule="auto"/>
              <w:rPr>
                <w:b/>
                <w:bCs/>
              </w:rPr>
            </w:pPr>
            <w:r w:rsidRPr="2F65CF7D">
              <w:rPr>
                <w:b/>
                <w:bCs/>
              </w:rPr>
              <w:t>Current Consumption</w:t>
            </w:r>
          </w:p>
        </w:tc>
      </w:tr>
      <w:tr w:rsidR="424D13DB" w:rsidTr="00AB3F20" w14:paraId="2822D4D9" w14:textId="77777777">
        <w:trPr>
          <w:trHeight w:val="300"/>
        </w:trPr>
        <w:tc>
          <w:tcPr>
            <w:tcW w:w="4680" w:type="dxa"/>
          </w:tcPr>
          <w:p w:rsidR="424D13DB" w:rsidP="08730DE8" w:rsidRDefault="002E2601" w14:paraId="11ACCE34" w14:textId="49769DB6">
            <w:pPr>
              <w:spacing w:before="0" w:line="276" w:lineRule="auto"/>
            </w:pPr>
            <w:r w:rsidRPr="5493C85A">
              <w:t xml:space="preserve">Idle, accelerometer on 12.5Hz </w:t>
            </w:r>
          </w:p>
        </w:tc>
        <w:tc>
          <w:tcPr>
            <w:tcW w:w="4680" w:type="dxa"/>
          </w:tcPr>
          <w:p w:rsidR="002E2601" w:rsidP="08730DE8" w:rsidRDefault="002E2601" w14:paraId="5AC1B0AE" w14:textId="424E931C">
            <w:pPr>
              <w:spacing w:before="0" w:line="276" w:lineRule="auto"/>
            </w:pPr>
            <w:r w:rsidRPr="5493C85A">
              <w:t>0.35mA</w:t>
            </w:r>
          </w:p>
        </w:tc>
      </w:tr>
      <w:tr w:rsidR="424D13DB" w:rsidTr="00AB3F20" w14:paraId="2E7A27E5" w14:textId="77777777">
        <w:trPr>
          <w:trHeight w:val="300"/>
        </w:trPr>
        <w:tc>
          <w:tcPr>
            <w:tcW w:w="4680" w:type="dxa"/>
          </w:tcPr>
          <w:p w:rsidR="424D13DB" w:rsidP="08730DE8" w:rsidRDefault="002E2601" w14:paraId="65A0480C" w14:textId="27C20F53">
            <w:pPr>
              <w:spacing w:before="0" w:line="276" w:lineRule="auto"/>
            </w:pPr>
            <w:r w:rsidRPr="5493C85A">
              <w:t xml:space="preserve">Idle, accelerometer on 1.25Hz </w:t>
            </w:r>
          </w:p>
        </w:tc>
        <w:tc>
          <w:tcPr>
            <w:tcW w:w="4680" w:type="dxa"/>
          </w:tcPr>
          <w:p w:rsidR="002E2601" w:rsidP="08730DE8" w:rsidRDefault="002E2601" w14:paraId="4F43675B" w14:textId="6E24D2E5">
            <w:pPr>
              <w:spacing w:before="0" w:line="276" w:lineRule="auto"/>
            </w:pPr>
            <w:r w:rsidRPr="5493C85A">
              <w:t>0.15mA (default if not moved)</w:t>
            </w:r>
          </w:p>
        </w:tc>
      </w:tr>
      <w:tr w:rsidR="424D13DB" w:rsidTr="00AB3F20" w14:paraId="61DE04CF" w14:textId="77777777">
        <w:trPr>
          <w:trHeight w:val="300"/>
        </w:trPr>
        <w:tc>
          <w:tcPr>
            <w:tcW w:w="4680" w:type="dxa"/>
          </w:tcPr>
          <w:p w:rsidR="424D13DB" w:rsidP="08730DE8" w:rsidRDefault="002E2601" w14:paraId="6A1A6582" w14:textId="24656F0B">
            <w:pPr>
              <w:spacing w:before="0" w:line="276" w:lineRule="auto"/>
            </w:pPr>
            <w:r w:rsidRPr="5493C85A">
              <w:t>BLE Connected in high bandwidth mode</w:t>
            </w:r>
          </w:p>
        </w:tc>
        <w:tc>
          <w:tcPr>
            <w:tcW w:w="4680" w:type="dxa"/>
          </w:tcPr>
          <w:p w:rsidR="002E2601" w:rsidP="08730DE8" w:rsidRDefault="002E2601" w14:paraId="235AFD0C" w14:textId="6499A235">
            <w:pPr>
              <w:spacing w:before="0" w:line="276" w:lineRule="auto"/>
            </w:pPr>
            <w:r w:rsidRPr="5493C85A">
              <w:t>0.5mA</w:t>
            </w:r>
          </w:p>
        </w:tc>
      </w:tr>
      <w:tr w:rsidR="424D13DB" w:rsidTr="00AB3F20" w14:paraId="25423CD6" w14:textId="77777777">
        <w:trPr>
          <w:trHeight w:val="300"/>
        </w:trPr>
        <w:tc>
          <w:tcPr>
            <w:tcW w:w="4680" w:type="dxa"/>
          </w:tcPr>
          <w:p w:rsidR="002E2601" w:rsidP="08730DE8" w:rsidRDefault="002E2601" w14:paraId="4D4BB808" w14:textId="17759E7E">
            <w:pPr>
              <w:spacing w:before="0" w:line="276" w:lineRule="auto"/>
            </w:pPr>
            <w:r w:rsidRPr="5493C85A">
              <w:t>Compass on</w:t>
            </w:r>
          </w:p>
        </w:tc>
        <w:tc>
          <w:tcPr>
            <w:tcW w:w="4680" w:type="dxa"/>
          </w:tcPr>
          <w:p w:rsidR="424D13DB" w:rsidP="08730DE8" w:rsidRDefault="002E2601" w14:paraId="383ECBAC" w14:textId="2EF59D24">
            <w:pPr>
              <w:spacing w:before="0" w:line="276" w:lineRule="auto"/>
            </w:pPr>
            <w:r w:rsidRPr="5493C85A">
              <w:t>2mA</w:t>
            </w:r>
          </w:p>
        </w:tc>
      </w:tr>
      <w:tr w:rsidR="424D13DB" w:rsidTr="00AB3F20" w14:paraId="64378641" w14:textId="77777777">
        <w:trPr>
          <w:trHeight w:val="300"/>
        </w:trPr>
        <w:tc>
          <w:tcPr>
            <w:tcW w:w="4680" w:type="dxa"/>
          </w:tcPr>
          <w:p w:rsidR="424D13DB" w:rsidP="08730DE8" w:rsidRDefault="002E2601" w14:paraId="14EEE9C4" w14:textId="2802727B">
            <w:pPr>
              <w:spacing w:before="0" w:line="276" w:lineRule="auto"/>
            </w:pPr>
            <w:r w:rsidRPr="5493C85A">
              <w:t>Heart rate monitor on</w:t>
            </w:r>
          </w:p>
        </w:tc>
        <w:tc>
          <w:tcPr>
            <w:tcW w:w="4680" w:type="dxa"/>
          </w:tcPr>
          <w:p w:rsidR="002E2601" w:rsidP="08730DE8" w:rsidRDefault="002E2601" w14:paraId="48CE90C8" w14:textId="17451C88">
            <w:pPr>
              <w:spacing w:before="0" w:line="276" w:lineRule="auto"/>
            </w:pPr>
            <w:r w:rsidRPr="5493C85A">
              <w:t>2.5mA</w:t>
            </w:r>
          </w:p>
        </w:tc>
      </w:tr>
      <w:tr w:rsidR="424D13DB" w:rsidTr="00AB3F20" w14:paraId="410AC301" w14:textId="77777777">
        <w:trPr>
          <w:trHeight w:val="300"/>
        </w:trPr>
        <w:tc>
          <w:tcPr>
            <w:tcW w:w="4680" w:type="dxa"/>
          </w:tcPr>
          <w:p w:rsidR="424D13DB" w:rsidP="08730DE8" w:rsidRDefault="002E2601" w14:paraId="7ABF634D" w14:textId="32D94A01">
            <w:pPr>
              <w:spacing w:before="0" w:line="276" w:lineRule="auto"/>
            </w:pPr>
            <w:r w:rsidRPr="5493C85A">
              <w:t>100% CPU usage running JavaScript</w:t>
            </w:r>
          </w:p>
        </w:tc>
        <w:tc>
          <w:tcPr>
            <w:tcW w:w="4680" w:type="dxa"/>
          </w:tcPr>
          <w:p w:rsidR="002E2601" w:rsidP="08730DE8" w:rsidRDefault="002E2601" w14:paraId="7B179E92" w14:textId="45D10F2F">
            <w:pPr>
              <w:spacing w:before="0" w:line="276" w:lineRule="auto"/>
            </w:pPr>
            <w:r w:rsidRPr="5493C85A">
              <w:t>7mA</w:t>
            </w:r>
          </w:p>
        </w:tc>
      </w:tr>
      <w:tr w:rsidR="424D13DB" w:rsidTr="00AB3F20" w14:paraId="0F3E7954" w14:textId="77777777">
        <w:trPr>
          <w:trHeight w:val="300"/>
        </w:trPr>
        <w:tc>
          <w:tcPr>
            <w:tcW w:w="4680" w:type="dxa"/>
          </w:tcPr>
          <w:p w:rsidR="424D13DB" w:rsidP="08730DE8" w:rsidRDefault="002E2601" w14:paraId="29835DA3" w14:textId="27027C30">
            <w:pPr>
              <w:spacing w:before="0" w:line="276" w:lineRule="auto"/>
            </w:pPr>
            <w:r w:rsidRPr="5493C85A">
              <w:t xml:space="preserve">GPS on </w:t>
            </w:r>
          </w:p>
        </w:tc>
        <w:tc>
          <w:tcPr>
            <w:tcW w:w="4680" w:type="dxa"/>
          </w:tcPr>
          <w:p w:rsidR="002E2601" w:rsidP="08730DE8" w:rsidRDefault="002E2601" w14:paraId="4253E815" w14:textId="3CCAD792">
            <w:pPr>
              <w:spacing w:before="0" w:line="276" w:lineRule="auto"/>
            </w:pPr>
            <w:r w:rsidRPr="5493C85A">
              <w:t>30mA</w:t>
            </w:r>
          </w:p>
        </w:tc>
      </w:tr>
      <w:tr w:rsidR="424D13DB" w:rsidTr="00AB3F20" w14:paraId="04833696" w14:textId="77777777">
        <w:trPr>
          <w:trHeight w:val="300"/>
        </w:trPr>
        <w:tc>
          <w:tcPr>
            <w:tcW w:w="4680" w:type="dxa"/>
          </w:tcPr>
          <w:p w:rsidR="424D13DB" w:rsidP="08730DE8" w:rsidRDefault="002E2601" w14:paraId="235D6991" w14:textId="0B834C0F">
            <w:pPr>
              <w:spacing w:before="0" w:line="276" w:lineRule="auto"/>
            </w:pPr>
            <w:r w:rsidRPr="5493C85A">
              <w:t xml:space="preserve">LCD on </w:t>
            </w:r>
          </w:p>
        </w:tc>
        <w:tc>
          <w:tcPr>
            <w:tcW w:w="4680" w:type="dxa"/>
          </w:tcPr>
          <w:p w:rsidR="002E2601" w:rsidP="08730DE8" w:rsidRDefault="002E2601" w14:paraId="1571DAE9" w14:textId="11099403">
            <w:pPr>
              <w:spacing w:before="0" w:line="276" w:lineRule="auto"/>
            </w:pPr>
            <w:r w:rsidRPr="5493C85A">
              <w:t>40mA</w:t>
            </w:r>
          </w:p>
        </w:tc>
      </w:tr>
      <w:tr w:rsidR="424D13DB" w:rsidTr="00AB3F20" w14:paraId="08E69EE0" w14:textId="77777777">
        <w:trPr>
          <w:trHeight w:val="300"/>
        </w:trPr>
        <w:tc>
          <w:tcPr>
            <w:tcW w:w="4680" w:type="dxa"/>
          </w:tcPr>
          <w:p w:rsidR="424D13DB" w:rsidP="08730DE8" w:rsidRDefault="002E2601" w14:paraId="5CF0F2E8" w14:textId="4270E22B">
            <w:pPr>
              <w:spacing w:before="0" w:line="276" w:lineRule="auto"/>
            </w:pPr>
            <w:r w:rsidRPr="5493C85A">
              <w:t>Turned off</w:t>
            </w:r>
          </w:p>
        </w:tc>
        <w:tc>
          <w:tcPr>
            <w:tcW w:w="4680" w:type="dxa"/>
          </w:tcPr>
          <w:p w:rsidR="002E2601" w:rsidP="08730DE8" w:rsidRDefault="002E2601" w14:paraId="7F58AECE" w14:textId="2F4DF4E5">
            <w:pPr>
              <w:spacing w:before="0" w:line="276" w:lineRule="auto"/>
            </w:pPr>
            <w:r w:rsidRPr="5493C85A">
              <w:t>0.08mA (0.6mA if turned off via Bootloader)</w:t>
            </w:r>
          </w:p>
        </w:tc>
      </w:tr>
    </w:tbl>
    <w:p w:rsidR="3EB3D697" w:rsidP="074E5BFC" w:rsidRDefault="3EB3D697" w14:paraId="5048BE33" w14:textId="613CD8B0">
      <w:pPr>
        <w:pStyle w:val="Caption"/>
        <w:keepNext/>
        <w:rPr>
          <w:b/>
          <w:bCs/>
          <w:i w:val="0"/>
          <w:iCs w:val="0"/>
          <w:sz w:val="20"/>
          <w:szCs w:val="20"/>
        </w:rPr>
      </w:pPr>
      <w:r w:rsidRPr="2F65CF7D">
        <w:rPr>
          <w:b/>
          <w:bCs/>
          <w:i w:val="0"/>
          <w:iCs w:val="0"/>
          <w:sz w:val="20"/>
          <w:szCs w:val="20"/>
        </w:rPr>
        <w:t xml:space="preserve">Table </w:t>
      </w:r>
      <w:r>
        <w:fldChar w:fldCharType="begin"/>
      </w:r>
      <w:r>
        <w:instrText>SEQ Table \* ARABIC</w:instrText>
      </w:r>
      <w:r>
        <w:fldChar w:fldCharType="separate"/>
      </w:r>
      <w:r w:rsidRPr="074E5BFC">
        <w:rPr>
          <w:noProof/>
        </w:rPr>
        <w:t>3</w:t>
      </w:r>
      <w:r>
        <w:fldChar w:fldCharType="end"/>
      </w:r>
      <w:r w:rsidRPr="2F65CF7D">
        <w:rPr>
          <w:b/>
          <w:bCs/>
          <w:i w:val="0"/>
          <w:iCs w:val="0"/>
          <w:sz w:val="20"/>
          <w:szCs w:val="20"/>
        </w:rPr>
        <w:t xml:space="preserve"> Smart Watch Power Analytics</w:t>
      </w:r>
    </w:p>
    <w:p w:rsidR="074E5BFC" w:rsidP="074E5BFC" w:rsidRDefault="074E5BFC" w14:paraId="5D55509F" w14:textId="56BF776F"/>
    <w:p w:rsidR="0C7F9A96" w:rsidP="00B074BA" w:rsidRDefault="07669979" w14:paraId="6E0F2AEE" w14:textId="4E50E0BF">
      <w:r w:rsidRPr="5493C85A">
        <w:lastRenderedPageBreak/>
        <w:t>The Bangle.JS fulfills all technical requirements for the smart watch on this project, and as such is the single part least likely to be replaced by any alternative components. It</w:t>
      </w:r>
      <w:r w:rsidRPr="5493C85A" w:rsidR="3138233F">
        <w:t>s technical specifications indicate it ha</w:t>
      </w:r>
      <w:r w:rsidRPr="5493C85A" w:rsidR="63940DCA">
        <w:t>s</w:t>
      </w:r>
      <w:r w:rsidRPr="5493C85A" w:rsidR="3138233F">
        <w:t xml:space="preserve"> </w:t>
      </w:r>
      <w:r w:rsidRPr="5493C85A" w:rsidR="3A4A2929">
        <w:t>sufficient</w:t>
      </w:r>
      <w:r w:rsidRPr="5493C85A" w:rsidR="3138233F">
        <w:t xml:space="preserve"> battery life,</w:t>
      </w:r>
      <w:r w:rsidRPr="5493C85A" w:rsidR="729E1DCD">
        <w:t xml:space="preserve"> </w:t>
      </w:r>
      <w:r w:rsidRPr="5493C85A" w:rsidR="3138233F">
        <w:t>it can communicate with multiple devices via a BLE mesh</w:t>
      </w:r>
      <w:r w:rsidRPr="5493C85A" w:rsidR="5AF4438D">
        <w:t xml:space="preserve"> network</w:t>
      </w:r>
      <w:r w:rsidRPr="5493C85A" w:rsidR="5DBAD937">
        <w:t xml:space="preserve">, and </w:t>
      </w:r>
      <w:r w:rsidRPr="5493C85A" w:rsidR="2971FD39">
        <w:t>its</w:t>
      </w:r>
      <w:r w:rsidRPr="5493C85A" w:rsidR="5DBAD937">
        <w:t xml:space="preserve"> LCD display is applicable for user feedback and interactive games. </w:t>
      </w:r>
    </w:p>
    <w:p w:rsidR="0B1F6840" w:rsidP="00B074BA" w:rsidRDefault="0B1F6840" w14:paraId="7D8A3C3C" w14:textId="34E5B7A4"/>
    <w:p w:rsidR="28CA6CD3" w:rsidP="00B074BA" w:rsidRDefault="28CA6CD3" w14:paraId="1163B41A" w14:textId="592DA726">
      <w:pPr>
        <w:pStyle w:val="Heading3"/>
      </w:pPr>
      <w:bookmarkStart w:name="_Toc148711221" w:id="36"/>
      <w:bookmarkStart w:name="_Toc1877765312" w:id="37"/>
      <w:r>
        <w:t xml:space="preserve">3.1.5 </w:t>
      </w:r>
      <w:r w:rsidR="5C9D844C">
        <w:t>Power</w:t>
      </w:r>
      <w:bookmarkEnd w:id="36"/>
      <w:bookmarkEnd w:id="37"/>
    </w:p>
    <w:p w:rsidR="5493C85A" w:rsidP="00B074BA" w:rsidRDefault="3F72B51A" w14:paraId="0D3678D6" w14:textId="083BDD68">
      <w:r w:rsidRPr="5493C85A">
        <w:t xml:space="preserve">The battery chosen for this project is the LIPO785060 2500mAh 3.7V </w:t>
      </w:r>
      <w:r w:rsidRPr="5493C85A" w:rsidR="46F94BBB">
        <w:t>Lithium</w:t>
      </w:r>
      <w:r w:rsidRPr="5493C85A">
        <w:t xml:space="preserve"> Ion Battery. It</w:t>
      </w:r>
      <w:r w:rsidRPr="5493C85A" w:rsidR="57F6714C">
        <w:t xml:space="preserve"> provides a nominal voltage of 3.7V. It</w:t>
      </w:r>
      <w:r w:rsidRPr="5493C85A">
        <w:t xml:space="preserve"> provides a</w:t>
      </w:r>
      <w:r w:rsidRPr="5493C85A" w:rsidR="6F956BCC">
        <w:t xml:space="preserve"> </w:t>
      </w:r>
      <w:r w:rsidRPr="5493C85A" w:rsidR="1FB8227F">
        <w:t xml:space="preserve">maximum voltage of 4.2V at a full </w:t>
      </w:r>
      <w:r w:rsidRPr="5493C85A" w:rsidR="15079CE2">
        <w:t>charge and</w:t>
      </w:r>
      <w:r w:rsidRPr="5493C85A" w:rsidR="1FB8227F">
        <w:t xml:space="preserve"> has a minimum discharge voltage of 3.0V</w:t>
      </w:r>
      <w:r w:rsidRPr="5493C85A" w:rsidR="42825711">
        <w:t>. It has a maximum constant charging/discharging current of 1500mA.</w:t>
      </w:r>
      <w:r w:rsidRPr="5493C85A" w:rsidR="4EF72019">
        <w:t xml:space="preserve"> It has a form factor of 50mm x 60mm x 7.3mm.</w:t>
      </w:r>
    </w:p>
    <w:p w:rsidR="24C4BFBB" w:rsidP="00B074BA" w:rsidRDefault="7A7434BC" w14:paraId="5685C883" w14:textId="470D0513">
      <w:r>
        <w:t xml:space="preserve">The </w:t>
      </w:r>
      <w:r w:rsidR="749A1045">
        <w:t xml:space="preserve">battery charging system </w:t>
      </w:r>
      <w:r w:rsidR="6B0B05CD">
        <w:t>is</w:t>
      </w:r>
      <w:r w:rsidR="749A1045">
        <w:t xml:space="preserve"> </w:t>
      </w:r>
      <w:r w:rsidR="36A55A0D">
        <w:t xml:space="preserve">a lightly modified MCP73833 system sold by the same manufacturer as the battery. </w:t>
      </w:r>
      <w:r w:rsidR="5A7F1619">
        <w:t xml:space="preserve">It provides a 500mA charge, though can be modified to provide anywhere from 100mA to 1000mA charge by soldering </w:t>
      </w:r>
      <w:r w:rsidR="1923FB4B">
        <w:t>an on-board resistor</w:t>
      </w:r>
      <w:ins w:author="Zachary Elliott" w:date="2023-10-20T19:38:00Z" w:id="38">
        <w:r w:rsidR="22FFD5A5">
          <w:t xml:space="preserve">. </w:t>
        </w:r>
      </w:ins>
      <w:r w:rsidR="24C4BFBB">
        <w:t xml:space="preserve">See Figure </w:t>
      </w:r>
      <w:r w:rsidR="2394A65A">
        <w:t>5</w:t>
      </w:r>
      <w:r w:rsidR="24C4BFBB">
        <w:t>.</w:t>
      </w:r>
    </w:p>
    <w:p w:rsidR="24C4BFBB" w:rsidP="12923D93" w:rsidRDefault="24C4BFBB" w14:paraId="5DBD3D9F" w14:textId="74FA57CB">
      <w:pPr>
        <w:spacing w:before="0" w:after="0" w:line="240" w:lineRule="auto"/>
        <w:jc w:val="center"/>
        <w:rPr>
          <w:b/>
          <w:bCs/>
          <w:sz w:val="20"/>
          <w:szCs w:val="20"/>
        </w:rPr>
      </w:pPr>
      <w:r>
        <w:rPr>
          <w:noProof/>
        </w:rPr>
        <w:drawing>
          <wp:inline distT="0" distB="0" distL="0" distR="0" wp14:anchorId="005D0E63" wp14:editId="3F37593C">
            <wp:extent cx="4550973" cy="2470020"/>
            <wp:effectExtent l="0" t="0" r="0" b="0"/>
            <wp:docPr id="1923386234" name="Picture 1923386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386234"/>
                    <pic:cNvPicPr/>
                  </pic:nvPicPr>
                  <pic:blipFill>
                    <a:blip r:embed="rId15" cstate="print">
                      <a:extLst>
                        <a:ext uri="{28A0092B-C50C-407E-A947-70E740481C1C}">
                          <a14:useLocalDpi xmlns:a14="http://schemas.microsoft.com/office/drawing/2010/main" val="0"/>
                        </a:ext>
                      </a:extLst>
                    </a:blip>
                    <a:srcRect l="3780" t="22636" r="1718" b="2985"/>
                    <a:stretch>
                      <a:fillRect/>
                    </a:stretch>
                  </pic:blipFill>
                  <pic:spPr>
                    <a:xfrm>
                      <a:off x="0" y="0"/>
                      <a:ext cx="4550973" cy="2470020"/>
                    </a:xfrm>
                    <a:prstGeom prst="rect">
                      <a:avLst/>
                    </a:prstGeom>
                  </pic:spPr>
                </pic:pic>
              </a:graphicData>
            </a:graphic>
          </wp:inline>
        </w:drawing>
      </w:r>
    </w:p>
    <w:p w:rsidR="24C4BFBB" w:rsidP="2F65CF7D" w:rsidRDefault="21972F76" w14:paraId="7A6E9D19" w14:textId="5E41CB3C">
      <w:pPr>
        <w:spacing w:before="0" w:after="0" w:line="240" w:lineRule="auto"/>
        <w:jc w:val="center"/>
        <w:rPr>
          <w:b/>
          <w:bCs/>
          <w:sz w:val="20"/>
          <w:szCs w:val="20"/>
        </w:rPr>
      </w:pPr>
      <w:r w:rsidRPr="12923D93">
        <w:rPr>
          <w:b/>
          <w:bCs/>
          <w:sz w:val="20"/>
          <w:szCs w:val="20"/>
        </w:rPr>
        <w:t xml:space="preserve">Figure </w:t>
      </w:r>
      <w:r w:rsidRPr="12923D93" w:rsidR="314C8778">
        <w:rPr>
          <w:b/>
          <w:bCs/>
          <w:sz w:val="20"/>
          <w:szCs w:val="20"/>
        </w:rPr>
        <w:t>9</w:t>
      </w:r>
      <w:r w:rsidRPr="12923D93" w:rsidR="30C4BAD8">
        <w:rPr>
          <w:b/>
          <w:bCs/>
          <w:sz w:val="20"/>
          <w:szCs w:val="20"/>
        </w:rPr>
        <w:t>: MCP73833 Charger Diagram</w:t>
      </w:r>
    </w:p>
    <w:p w:rsidR="24C4BFBB" w:rsidP="00B074BA" w:rsidRDefault="24C4BFBB" w14:paraId="7C677B65" w14:textId="6733099C">
      <w:r>
        <w:lastRenderedPageBreak/>
        <w:br/>
      </w:r>
      <w:r w:rsidRPr="6882D221" w:rsidR="2CADDDDE">
        <w:t xml:space="preserve">The battery and the charging cable are the two components most likely to be </w:t>
      </w:r>
      <w:r w:rsidRPr="6882D221" w:rsidR="753C0624">
        <w:t>swapped</w:t>
      </w:r>
      <w:r w:rsidRPr="6882D221" w:rsidR="2CADDDDE">
        <w:t xml:space="preserve"> for alternatives. During testing, </w:t>
      </w:r>
      <w:r w:rsidRPr="58688A28" w:rsidR="0340AC11">
        <w:t>it</w:t>
      </w:r>
      <w:r w:rsidRPr="6882D221" w:rsidR="2CADDDDE">
        <w:t xml:space="preserve"> may </w:t>
      </w:r>
      <w:r w:rsidRPr="58688A28" w:rsidR="73F30465">
        <w:t xml:space="preserve">be </w:t>
      </w:r>
      <w:r w:rsidRPr="58688A28" w:rsidR="6EC9DE1E">
        <w:t>discover</w:t>
      </w:r>
      <w:r w:rsidRPr="58688A28" w:rsidR="23FF653C">
        <w:t>ed</w:t>
      </w:r>
      <w:r w:rsidRPr="6882D221" w:rsidR="2CADDDDE">
        <w:t xml:space="preserve"> that the battery provides </w:t>
      </w:r>
      <w:r w:rsidRPr="6882D221" w:rsidR="548E78BD">
        <w:t>excess capacity</w:t>
      </w:r>
      <w:r w:rsidRPr="6882D221" w:rsidR="13B05FB3">
        <w:t xml:space="preserve"> and so we may swap it for a smaller model to save on space, or we may discover that the onboard electronics require more power than expected, and so a larger battery will need to be </w:t>
      </w:r>
      <w:r w:rsidRPr="6882D221" w:rsidR="78DA2077">
        <w:t>acquired</w:t>
      </w:r>
      <w:r w:rsidRPr="6882D221" w:rsidR="13B05FB3">
        <w:t>.</w:t>
      </w:r>
      <w:r w:rsidRPr="6882D221" w:rsidR="3B5D016F">
        <w:t xml:space="preserve"> </w:t>
      </w:r>
      <w:r w:rsidRPr="6882D221" w:rsidR="758711C2">
        <w:t xml:space="preserve">In the event a smaller battery is </w:t>
      </w:r>
      <w:r w:rsidRPr="6882D221" w:rsidR="43501B52">
        <w:t>chosen</w:t>
      </w:r>
      <w:r w:rsidRPr="6882D221" w:rsidR="758711C2">
        <w:t xml:space="preserve">, the 503562 model would </w:t>
      </w:r>
      <w:r w:rsidRPr="6882D221" w:rsidR="4CB6D6E3">
        <w:t>be</w:t>
      </w:r>
      <w:r w:rsidRPr="6882D221" w:rsidR="758711C2">
        <w:t xml:space="preserve"> the first choice. It would allow reuse of the same chargi</w:t>
      </w:r>
      <w:r w:rsidRPr="6882D221" w:rsidR="217C65EA">
        <w:t>ng cable and has a similar but slimmer form factor</w:t>
      </w:r>
      <w:r w:rsidRPr="6882D221" w:rsidR="2E4992B2">
        <w:t xml:space="preserve"> of 34mm x 62mm x 5mm. </w:t>
      </w:r>
      <w:r w:rsidRPr="6882D221" w:rsidR="1BEF9C68">
        <w:t xml:space="preserve">A large alternative might be the 5000 </w:t>
      </w:r>
      <w:proofErr w:type="spellStart"/>
      <w:r w:rsidRPr="6882D221" w:rsidR="1BEF9C68">
        <w:t>mAh</w:t>
      </w:r>
      <w:proofErr w:type="spellEnd"/>
      <w:r w:rsidRPr="6882D221" w:rsidR="1BEF9C68">
        <w:t xml:space="preserve"> 905090 battery, but it is much </w:t>
      </w:r>
      <w:r w:rsidRPr="6882D221" w:rsidR="69E00CFB">
        <w:t>larger</w:t>
      </w:r>
      <w:r w:rsidRPr="6882D221" w:rsidR="1BEF9C68">
        <w:t xml:space="preserve"> at </w:t>
      </w:r>
      <w:r w:rsidRPr="6882D221" w:rsidR="1BF0AFE5">
        <w:t xml:space="preserve">90mm x 50mm x 9mm, making that an undesirable choice if </w:t>
      </w:r>
      <w:r w:rsidRPr="6882D221" w:rsidR="47F65D71">
        <w:t xml:space="preserve">avoidable. </w:t>
      </w:r>
      <w:r w:rsidRPr="6882D221" w:rsidR="0C0F3323">
        <w:t>Regardless, so long as the voltage characteristics remain constant, swapping batteries should have minimal impact on the project's electrical design.</w:t>
      </w:r>
      <w:r w:rsidRPr="6882D221" w:rsidR="539AB25D">
        <w:t xml:space="preserve"> </w:t>
      </w:r>
    </w:p>
    <w:p w:rsidR="69ACA7C3" w:rsidP="00B074BA" w:rsidRDefault="69ACA7C3" w14:paraId="177CEAB7" w14:textId="30A6EE31"/>
    <w:p w:rsidR="1121AC05" w:rsidP="1121AC05" w:rsidRDefault="1121AC05" w14:paraId="7F1EA924" w14:textId="68CD790E"/>
    <w:p w:rsidR="006A22D7" w:rsidP="00B074BA" w:rsidRDefault="006A22D7" w14:paraId="248B9212" w14:textId="2AFFCBD9">
      <w:pPr>
        <w:pStyle w:val="Heading3"/>
        <w:rPr>
          <w:rFonts w:ascii="Iskoola Pota" w:hAnsi="Iskoola Pota" w:cs="Iskoola Pota"/>
        </w:rPr>
      </w:pPr>
      <w:bookmarkStart w:name="_Toc148711222" w:id="39"/>
      <w:bookmarkStart w:name="_Toc79048868" w:id="40"/>
      <w:proofErr w:type="gramStart"/>
      <w:r>
        <w:t>3.</w:t>
      </w:r>
      <w:r w:rsidR="000E3D71">
        <w:t>1.</w:t>
      </w:r>
      <w:r w:rsidR="10D46CBC">
        <w:t>6</w:t>
      </w:r>
      <w:r w:rsidR="000E3D71">
        <w:t xml:space="preserve"> </w:t>
      </w:r>
      <w:r w:rsidR="11107C4D">
        <w:t xml:space="preserve"> </w:t>
      </w:r>
      <w:r w:rsidR="000E3D71">
        <w:t>3</w:t>
      </w:r>
      <w:proofErr w:type="gramEnd"/>
      <w:r w:rsidR="000E3D71">
        <w:t>d Filament</w:t>
      </w:r>
      <w:r w:rsidR="00BA36FC">
        <w:t>s</w:t>
      </w:r>
      <w:bookmarkEnd w:id="39"/>
      <w:bookmarkEnd w:id="40"/>
    </w:p>
    <w:p w:rsidR="0062067F" w:rsidP="00B074BA" w:rsidRDefault="60088FCC" w14:paraId="4BA4A57A" w14:textId="3F0D21F7">
      <w:r w:rsidRPr="09AC34AB">
        <w:t xml:space="preserve">This device is inside of </w:t>
      </w:r>
      <w:r w:rsidRPr="43B6A1CF" w:rsidR="00492370">
        <w:t>a shoe</w:t>
      </w:r>
      <w:r w:rsidRPr="09AC34AB">
        <w:t>—</w:t>
      </w:r>
      <w:r w:rsidR="00492370">
        <w:t xml:space="preserve">and </w:t>
      </w:r>
      <w:r w:rsidRPr="09AC34AB">
        <w:t xml:space="preserve">therefore </w:t>
      </w:r>
      <w:r w:rsidRPr="08FD9B78">
        <w:t>continuously stepped on</w:t>
      </w:r>
      <w:r w:rsidRPr="08FD9B78" w:rsidR="00492370">
        <w:t>.</w:t>
      </w:r>
      <w:r w:rsidR="00492370">
        <w:t xml:space="preserve"> </w:t>
      </w:r>
      <w:r w:rsidR="005936A6">
        <w:t xml:space="preserve">There needs to be </w:t>
      </w:r>
      <w:r w:rsidR="0062067F">
        <w:t>an</w:t>
      </w:r>
      <w:r w:rsidR="005936A6">
        <w:t xml:space="preserve"> </w:t>
      </w:r>
      <w:r w:rsidRPr="00A4A8FF" w:rsidR="7D9D392C">
        <w:t>encasement</w:t>
      </w:r>
      <w:r w:rsidR="005936A6">
        <w:t xml:space="preserve"> that protects the electronics </w:t>
      </w:r>
      <w:r w:rsidRPr="573196AE" w:rsidR="1A8340BA">
        <w:t xml:space="preserve">while </w:t>
      </w:r>
      <w:r w:rsidRPr="07801D78" w:rsidR="1A8340BA">
        <w:t>maintaining wearability</w:t>
      </w:r>
      <w:r w:rsidRPr="2519AA8A" w:rsidR="1A8340BA">
        <w:t xml:space="preserve">—comfortable enough that a child will want to </w:t>
      </w:r>
      <w:r w:rsidRPr="2519AA8A" w:rsidR="00DC67C6">
        <w:t>continuously</w:t>
      </w:r>
      <w:r w:rsidRPr="2519AA8A" w:rsidR="1A8340BA">
        <w:t xml:space="preserve"> </w:t>
      </w:r>
      <w:r w:rsidRPr="44EFC058" w:rsidR="1A8340BA">
        <w:t>wear it</w:t>
      </w:r>
      <w:r w:rsidRPr="44EFC058" w:rsidR="2F81C52C">
        <w:t>.</w:t>
      </w:r>
      <w:r w:rsidR="004A1988">
        <w:t xml:space="preserve"> </w:t>
      </w:r>
      <w:r w:rsidRPr="16696FFA" w:rsidR="0037210C">
        <w:t>T</w:t>
      </w:r>
      <w:r w:rsidRPr="16696FFA" w:rsidR="00E64C0C">
        <w:t xml:space="preserve">he </w:t>
      </w:r>
      <w:r w:rsidRPr="16696FFA" w:rsidR="77A899B9">
        <w:t>encasement</w:t>
      </w:r>
      <w:r w:rsidR="00E64C0C">
        <w:t xml:space="preserve"> should also be </w:t>
      </w:r>
      <w:r w:rsidR="00310902">
        <w:t xml:space="preserve">adapted based on the insole/shoe size </w:t>
      </w:r>
      <w:r w:rsidRPr="0629DB7E" w:rsidR="25B9DBB6">
        <w:t>needed</w:t>
      </w:r>
      <w:r w:rsidRPr="0629DB7E" w:rsidR="00310902">
        <w:t>.</w:t>
      </w:r>
      <w:r w:rsidR="00435097">
        <w:t xml:space="preserve"> The best </w:t>
      </w:r>
      <w:r w:rsidR="0062067F">
        <w:t>way of completing these requirements is 3D printing.</w:t>
      </w:r>
      <w:r w:rsidR="00F352D3">
        <w:t xml:space="preserve"> With </w:t>
      </w:r>
      <w:r w:rsidRPr="146365DD" w:rsidR="0B88FA59">
        <w:t>diverse</w:t>
      </w:r>
      <w:r w:rsidR="00F352D3">
        <w:t xml:space="preserve"> types of filaments,</w:t>
      </w:r>
      <w:r w:rsidRPr="4507224D" w:rsidR="1033DC61">
        <w:t xml:space="preserve"> testing </w:t>
      </w:r>
      <w:r w:rsidRPr="25E926CF" w:rsidR="1033DC61">
        <w:t xml:space="preserve">can determine the product </w:t>
      </w:r>
      <w:r w:rsidR="00F352D3">
        <w:t xml:space="preserve">best suited for our needs in this project. </w:t>
      </w:r>
    </w:p>
    <w:p w:rsidRPr="00B074BA" w:rsidR="00165CEB" w:rsidP="00B074BA" w:rsidRDefault="00841D79" w14:paraId="3161B8DE" w14:textId="504B03C7">
      <w:r w:rsidRPr="00B074BA">
        <w:lastRenderedPageBreak/>
        <w:t>3D</w:t>
      </w:r>
      <w:r w:rsidRPr="00B074BA" w:rsidR="004F39C5">
        <w:t xml:space="preserve"> printing allows </w:t>
      </w:r>
      <w:r w:rsidRPr="00B074BA" w:rsidR="1B0772DC">
        <w:t xml:space="preserve">the design </w:t>
      </w:r>
      <w:r w:rsidRPr="00B074BA" w:rsidR="004F39C5">
        <w:t xml:space="preserve">to </w:t>
      </w:r>
      <w:r w:rsidRPr="00B074BA" w:rsidR="1B0772DC">
        <w:t xml:space="preserve">be scaled </w:t>
      </w:r>
      <w:r w:rsidRPr="00B074BA" w:rsidR="004F39C5">
        <w:t xml:space="preserve">and </w:t>
      </w:r>
      <w:r w:rsidRPr="00B074BA" w:rsidR="098DA871">
        <w:t>changed</w:t>
      </w:r>
      <w:r w:rsidRPr="00B074BA" w:rsidR="004F39C5">
        <w:t xml:space="preserve"> </w:t>
      </w:r>
      <w:r w:rsidRPr="00B074BA" w:rsidR="00F60BF2">
        <w:t xml:space="preserve">as </w:t>
      </w:r>
      <w:r w:rsidRPr="00B074BA" w:rsidR="001A3295">
        <w:t xml:space="preserve">we see fit. </w:t>
      </w:r>
      <w:r w:rsidRPr="00B074BA" w:rsidR="00C03A0E">
        <w:t xml:space="preserve">If </w:t>
      </w:r>
      <w:r w:rsidRPr="00B074BA" w:rsidR="5B0D622D">
        <w:t>there are</w:t>
      </w:r>
      <w:r w:rsidRPr="00B074BA" w:rsidR="00C03A0E">
        <w:t xml:space="preserve"> airflow issues or anything </w:t>
      </w:r>
      <w:r w:rsidRPr="00B074BA" w:rsidR="00F352D3">
        <w:t>similar,</w:t>
      </w:r>
      <w:r w:rsidRPr="00B074BA" w:rsidR="00C03A0E">
        <w:t xml:space="preserve"> </w:t>
      </w:r>
      <w:r w:rsidRPr="00B074BA" w:rsidR="57BC670F">
        <w:t xml:space="preserve">the </w:t>
      </w:r>
      <w:r w:rsidRPr="00B074BA" w:rsidR="00F73C3C">
        <w:t xml:space="preserve">design </w:t>
      </w:r>
      <w:r w:rsidRPr="00B074BA" w:rsidR="57BC670F">
        <w:t>can be easily modified</w:t>
      </w:r>
      <w:r w:rsidRPr="00B074BA" w:rsidR="000D64C6">
        <w:t xml:space="preserve">. </w:t>
      </w:r>
      <w:r w:rsidRPr="00B074BA" w:rsidR="002646D1">
        <w:t xml:space="preserve">Safety and protection of electronics can also be managed </w:t>
      </w:r>
      <w:r w:rsidRPr="00B074BA" w:rsidR="2469FD5A">
        <w:t xml:space="preserve">by creating </w:t>
      </w:r>
      <w:r w:rsidRPr="00B074BA" w:rsidR="002646D1">
        <w:t>thicker walls between electronics</w:t>
      </w:r>
      <w:r w:rsidRPr="00B074BA" w:rsidR="16AA8F1C">
        <w:t xml:space="preserve">, while finding </w:t>
      </w:r>
      <w:r w:rsidRPr="00B074BA" w:rsidR="002646D1">
        <w:t xml:space="preserve">ways to create </w:t>
      </w:r>
      <w:r w:rsidRPr="00B074BA" w:rsidR="003265E6">
        <w:t>comfort</w:t>
      </w:r>
      <w:r w:rsidRPr="00B074BA" w:rsidR="002646D1">
        <w:t xml:space="preserve"> and safety. </w:t>
      </w:r>
    </w:p>
    <w:p w:rsidRPr="00165CEB" w:rsidR="00165CEB" w:rsidP="00B074BA" w:rsidRDefault="69AC8099" w14:paraId="17683718" w14:textId="45E45774">
      <w:r>
        <w:t>The m</w:t>
      </w:r>
      <w:r w:rsidR="002646D1">
        <w:t>a</w:t>
      </w:r>
      <w:r w:rsidR="003265E6">
        <w:t>jor</w:t>
      </w:r>
      <w:r w:rsidR="529DD27B">
        <w:t xml:space="preserve"> safety</w:t>
      </w:r>
      <w:r w:rsidR="003265E6">
        <w:t xml:space="preserve"> issue to review is the battery and </w:t>
      </w:r>
      <w:r w:rsidR="004D41CE">
        <w:t>chip heat. If the battery is not properly protected</w:t>
      </w:r>
      <w:r w:rsidR="500C6957">
        <w:t xml:space="preserve">, </w:t>
      </w:r>
      <w:r w:rsidR="004D41CE">
        <w:t>th</w:t>
      </w:r>
      <w:r w:rsidR="0845508A">
        <w:t>ere is risk of</w:t>
      </w:r>
      <w:r w:rsidR="004D41CE">
        <w:t xml:space="preserve"> damage </w:t>
      </w:r>
      <w:r w:rsidR="00047BA5">
        <w:t>to both user and electronics. There also needs to be a way to regulate heat in the casing</w:t>
      </w:r>
      <w:r w:rsidR="4787702D">
        <w:t>, so ventilation is a strong consideration when choosing a 3D printing design for the insole.</w:t>
      </w:r>
    </w:p>
    <w:p w:rsidR="1121AC05" w:rsidP="1121AC05" w:rsidRDefault="1121AC05" w14:paraId="29252E9B" w14:textId="07BD328B"/>
    <w:p w:rsidRPr="001A6617" w:rsidR="000E3D71" w:rsidP="00B074BA" w:rsidRDefault="000E3D71" w14:paraId="3FB7A196" w14:textId="1A8D1BED">
      <w:pPr>
        <w:pStyle w:val="Heading4"/>
        <w:rPr>
          <w:strike/>
        </w:rPr>
      </w:pPr>
      <w:bookmarkStart w:name="_Toc148711223" w:id="41"/>
      <w:bookmarkStart w:name="_Toc1092347159" w:id="42"/>
      <w:r w:rsidRPr="001A6617">
        <w:rPr>
          <w:strike/>
        </w:rPr>
        <w:t>3.1.</w:t>
      </w:r>
      <w:r w:rsidRPr="001A6617" w:rsidR="3FB8C6ED">
        <w:rPr>
          <w:strike/>
        </w:rPr>
        <w:t>6</w:t>
      </w:r>
      <w:r w:rsidRPr="001A6617" w:rsidR="006A31FE">
        <w:rPr>
          <w:strike/>
        </w:rPr>
        <w:t>.1</w:t>
      </w:r>
      <w:r w:rsidRPr="001A6617" w:rsidR="006259B2">
        <w:rPr>
          <w:strike/>
        </w:rPr>
        <w:t xml:space="preserve"> Thermoplastic </w:t>
      </w:r>
      <w:r w:rsidRPr="001A6617" w:rsidR="008E0138">
        <w:rPr>
          <w:strike/>
        </w:rPr>
        <w:t>elastomers (TPE)</w:t>
      </w:r>
      <w:bookmarkEnd w:id="41"/>
      <w:bookmarkEnd w:id="42"/>
    </w:p>
    <w:p w:rsidRPr="001A6617" w:rsidR="00165CEB" w:rsidP="00B074BA" w:rsidRDefault="00063C88" w14:paraId="7D30D915" w14:textId="7BD20439">
      <w:pPr>
        <w:rPr>
          <w:strike/>
        </w:rPr>
      </w:pPr>
      <w:r w:rsidRPr="001A6617">
        <w:rPr>
          <w:strike/>
        </w:rPr>
        <w:t xml:space="preserve">A </w:t>
      </w:r>
      <w:r w:rsidRPr="001A6617" w:rsidR="0031428E">
        <w:rPr>
          <w:strike/>
        </w:rPr>
        <w:t>f</w:t>
      </w:r>
      <w:r w:rsidRPr="001A6617">
        <w:rPr>
          <w:strike/>
        </w:rPr>
        <w:t xml:space="preserve">lexible and rubber like material </w:t>
      </w:r>
      <w:r w:rsidRPr="001A6617" w:rsidR="00B14AD9">
        <w:rPr>
          <w:strike/>
        </w:rPr>
        <w:t xml:space="preserve">that is soft. </w:t>
      </w:r>
      <w:r w:rsidRPr="001A6617" w:rsidR="00AB1A22">
        <w:rPr>
          <w:strike/>
        </w:rPr>
        <w:t>When complete you get a rubber like finish</w:t>
      </w:r>
      <w:r w:rsidRPr="001A6617" w:rsidR="00733D2C">
        <w:rPr>
          <w:strike/>
        </w:rPr>
        <w:t xml:space="preserve"> also making it highly tear resistant</w:t>
      </w:r>
      <w:r w:rsidRPr="001A6617" w:rsidR="00AB1A22">
        <w:rPr>
          <w:strike/>
        </w:rPr>
        <w:t xml:space="preserve">. </w:t>
      </w:r>
      <w:r w:rsidRPr="001A6617" w:rsidR="00080443">
        <w:rPr>
          <w:strike/>
        </w:rPr>
        <w:t xml:space="preserve">It has high vibration dampening that can </w:t>
      </w:r>
      <w:r w:rsidRPr="001A6617" w:rsidR="002C170E">
        <w:rPr>
          <w:strike/>
        </w:rPr>
        <w:t>be something that makes ou</w:t>
      </w:r>
      <w:r w:rsidRPr="001A6617" w:rsidR="003F3FB7">
        <w:rPr>
          <w:strike/>
        </w:rPr>
        <w:t xml:space="preserve">r </w:t>
      </w:r>
      <w:r w:rsidRPr="001A6617" w:rsidR="002C170E">
        <w:rPr>
          <w:strike/>
        </w:rPr>
        <w:t xml:space="preserve">project easier or </w:t>
      </w:r>
      <w:r w:rsidRPr="001A6617" w:rsidR="00A66E45">
        <w:rPr>
          <w:strike/>
        </w:rPr>
        <w:t>creates</w:t>
      </w:r>
      <w:r w:rsidRPr="001A6617" w:rsidR="002C170E">
        <w:rPr>
          <w:strike/>
        </w:rPr>
        <w:t xml:space="preserve"> difficulty for the sensors. </w:t>
      </w:r>
    </w:p>
    <w:tbl>
      <w:tblPr>
        <w:tblStyle w:val="TableGrid"/>
        <w:tblW w:w="0" w:type="auto"/>
        <w:tblLook w:val="04A0" w:firstRow="1" w:lastRow="0" w:firstColumn="1" w:lastColumn="0" w:noHBand="0" w:noVBand="1"/>
      </w:tblPr>
      <w:tblGrid>
        <w:gridCol w:w="4675"/>
        <w:gridCol w:w="4675"/>
      </w:tblGrid>
      <w:tr w:rsidRPr="001A6617" w:rsidR="00A448B1" w:rsidTr="1525E664" w14:paraId="1F8CA9C4" w14:textId="77777777">
        <w:trPr>
          <w:trHeight w:val="300"/>
        </w:trPr>
        <w:tc>
          <w:tcPr>
            <w:tcW w:w="4675" w:type="dxa"/>
            <w:tcMar/>
          </w:tcPr>
          <w:p w:rsidRPr="001A6617" w:rsidR="00A448B1" w:rsidP="1121AC05" w:rsidRDefault="4611D13F" w14:paraId="79096113" w14:textId="76F6CD68">
            <w:pPr>
              <w:spacing w:line="276" w:lineRule="auto"/>
              <w:rPr>
                <w:b/>
                <w:bCs/>
                <w:strike/>
              </w:rPr>
            </w:pPr>
            <w:r w:rsidRPr="001A6617">
              <w:rPr>
                <w:b/>
                <w:bCs/>
                <w:strike/>
              </w:rPr>
              <w:t>Pros</w:t>
            </w:r>
          </w:p>
        </w:tc>
        <w:tc>
          <w:tcPr>
            <w:tcW w:w="4675" w:type="dxa"/>
            <w:tcMar/>
          </w:tcPr>
          <w:p w:rsidRPr="001A6617" w:rsidR="00A448B1" w:rsidP="1121AC05" w:rsidRDefault="4611D13F" w14:paraId="77DE205E" w14:textId="6D168D84">
            <w:pPr>
              <w:spacing w:line="276" w:lineRule="auto"/>
              <w:rPr>
                <w:b/>
                <w:bCs/>
                <w:strike/>
              </w:rPr>
            </w:pPr>
            <w:r w:rsidRPr="001A6617">
              <w:rPr>
                <w:b/>
                <w:bCs/>
                <w:strike/>
              </w:rPr>
              <w:t xml:space="preserve">Cons </w:t>
            </w:r>
          </w:p>
        </w:tc>
      </w:tr>
      <w:tr w:rsidRPr="001A6617" w:rsidR="00A448B1" w:rsidTr="1525E664" w14:paraId="2AC2E356" w14:textId="77777777">
        <w:trPr>
          <w:trHeight w:val="300"/>
        </w:trPr>
        <w:tc>
          <w:tcPr>
            <w:tcW w:w="4675" w:type="dxa"/>
            <w:tcMar/>
          </w:tcPr>
          <w:p w:rsidRPr="001A6617" w:rsidR="00A448B1" w:rsidP="1121AC05" w:rsidRDefault="2E826450" w14:paraId="3B9166D1" w14:textId="258A9AC2">
            <w:pPr>
              <w:pStyle w:val="ListParagraph"/>
              <w:numPr>
                <w:ilvl w:val="0"/>
                <w:numId w:val="7"/>
              </w:numPr>
              <w:spacing w:before="0" w:line="276" w:lineRule="auto"/>
              <w:rPr>
                <w:strike/>
              </w:rPr>
            </w:pPr>
            <w:r w:rsidRPr="001A6617">
              <w:rPr>
                <w:strike/>
              </w:rPr>
              <w:t xml:space="preserve">Heat Tolerance </w:t>
            </w:r>
          </w:p>
          <w:p w:rsidRPr="001A6617" w:rsidR="00012218" w:rsidP="1121AC05" w:rsidRDefault="091CBC7A" w14:paraId="21DD3918" w14:textId="77777777">
            <w:pPr>
              <w:pStyle w:val="ListParagraph"/>
              <w:numPr>
                <w:ilvl w:val="0"/>
                <w:numId w:val="7"/>
              </w:numPr>
              <w:spacing w:line="276" w:lineRule="auto"/>
              <w:rPr>
                <w:strike/>
              </w:rPr>
            </w:pPr>
            <w:r w:rsidRPr="001A6617">
              <w:rPr>
                <w:strike/>
              </w:rPr>
              <w:t xml:space="preserve">Tear </w:t>
            </w:r>
            <w:proofErr w:type="gramStart"/>
            <w:r w:rsidRPr="001A6617">
              <w:rPr>
                <w:strike/>
              </w:rPr>
              <w:t>resistance</w:t>
            </w:r>
            <w:proofErr w:type="gramEnd"/>
            <w:r w:rsidRPr="001A6617">
              <w:rPr>
                <w:strike/>
              </w:rPr>
              <w:t xml:space="preserve"> </w:t>
            </w:r>
          </w:p>
          <w:p w:rsidRPr="001A6617" w:rsidR="0009768D" w:rsidP="1121AC05" w:rsidRDefault="72CE16F8" w14:paraId="5271247D" w14:textId="77777777">
            <w:pPr>
              <w:pStyle w:val="ListParagraph"/>
              <w:numPr>
                <w:ilvl w:val="0"/>
                <w:numId w:val="7"/>
              </w:numPr>
              <w:spacing w:line="276" w:lineRule="auto"/>
              <w:rPr>
                <w:strike/>
              </w:rPr>
            </w:pPr>
            <w:r w:rsidRPr="001A6617">
              <w:rPr>
                <w:strike/>
              </w:rPr>
              <w:t>Flexible</w:t>
            </w:r>
          </w:p>
          <w:p w:rsidRPr="001A6617" w:rsidR="00ED358E" w:rsidP="1121AC05" w:rsidRDefault="46E7CB6E" w14:paraId="2932969D" w14:textId="77777777">
            <w:pPr>
              <w:pStyle w:val="ListParagraph"/>
              <w:numPr>
                <w:ilvl w:val="0"/>
                <w:numId w:val="7"/>
              </w:numPr>
              <w:spacing w:line="276" w:lineRule="auto"/>
              <w:rPr>
                <w:strike/>
              </w:rPr>
            </w:pPr>
            <w:r w:rsidRPr="001A6617">
              <w:rPr>
                <w:strike/>
              </w:rPr>
              <w:t>Grippy</w:t>
            </w:r>
          </w:p>
          <w:p w:rsidRPr="001A6617" w:rsidR="00ED358E" w:rsidP="1121AC05" w:rsidRDefault="38874FC4" w14:paraId="7259822B" w14:textId="13C250A3">
            <w:pPr>
              <w:pStyle w:val="ListParagraph"/>
              <w:numPr>
                <w:ilvl w:val="0"/>
                <w:numId w:val="7"/>
              </w:numPr>
              <w:spacing w:line="276" w:lineRule="auto"/>
              <w:rPr>
                <w:strike/>
              </w:rPr>
            </w:pPr>
            <w:r w:rsidRPr="001A6617">
              <w:rPr>
                <w:strike/>
              </w:rPr>
              <w:t>Impact resistance</w:t>
            </w:r>
          </w:p>
        </w:tc>
        <w:tc>
          <w:tcPr>
            <w:tcW w:w="4675" w:type="dxa"/>
            <w:tcMar/>
          </w:tcPr>
          <w:p w:rsidRPr="001A6617" w:rsidR="00A448B1" w:rsidP="1121AC05" w:rsidRDefault="507EB862" w14:paraId="7809C49C" w14:textId="512A3101">
            <w:pPr>
              <w:pStyle w:val="ListParagraph"/>
              <w:numPr>
                <w:ilvl w:val="0"/>
                <w:numId w:val="7"/>
              </w:numPr>
              <w:spacing w:line="276" w:lineRule="auto"/>
              <w:rPr>
                <w:strike/>
              </w:rPr>
            </w:pPr>
            <w:r w:rsidRPr="001A6617">
              <w:rPr>
                <w:strike/>
              </w:rPr>
              <w:t xml:space="preserve">Hard to </w:t>
            </w:r>
            <w:proofErr w:type="gramStart"/>
            <w:r w:rsidRPr="001A6617" w:rsidR="3E8A93F4">
              <w:rPr>
                <w:strike/>
              </w:rPr>
              <w:t>print</w:t>
            </w:r>
            <w:proofErr w:type="gramEnd"/>
          </w:p>
          <w:p w:rsidRPr="001A6617" w:rsidR="00B82877" w:rsidP="1121AC05" w:rsidRDefault="00A66E45" w14:paraId="6EE38DC6" w14:textId="24B484E5">
            <w:pPr>
              <w:pStyle w:val="ListParagraph"/>
              <w:numPr>
                <w:ilvl w:val="0"/>
                <w:numId w:val="7"/>
              </w:numPr>
              <w:spacing w:line="276" w:lineRule="auto"/>
              <w:rPr>
                <w:strike/>
              </w:rPr>
            </w:pPr>
            <w:r w:rsidRPr="001A6617">
              <w:rPr>
                <w:strike/>
              </w:rPr>
              <w:t>Harder</w:t>
            </w:r>
            <w:r w:rsidRPr="001A6617" w:rsidR="507EB862">
              <w:rPr>
                <w:strike/>
              </w:rPr>
              <w:t xml:space="preserve"> finish </w:t>
            </w:r>
          </w:p>
        </w:tc>
      </w:tr>
    </w:tbl>
    <w:p w:rsidR="006A31FE" w:rsidP="1121AC05" w:rsidRDefault="24E011B6" w14:paraId="67D9B9A8" w14:textId="6D96B4B2">
      <w:pPr>
        <w:pStyle w:val="Caption"/>
        <w:keepNext/>
      </w:pPr>
      <w:r w:rsidRPr="001A6617">
        <w:rPr>
          <w:b/>
          <w:bCs/>
          <w:i w:val="0"/>
          <w:iCs w:val="0"/>
          <w:strike/>
          <w:sz w:val="20"/>
          <w:szCs w:val="20"/>
        </w:rPr>
        <w:t xml:space="preserve">Table </w:t>
      </w:r>
      <w:r w:rsidRPr="001A6617">
        <w:rPr>
          <w:strike/>
        </w:rPr>
        <w:fldChar w:fldCharType="begin"/>
      </w:r>
      <w:r w:rsidRPr="001A6617">
        <w:rPr>
          <w:strike/>
        </w:rPr>
        <w:instrText>SEQ Table \* ARABIC</w:instrText>
      </w:r>
      <w:r w:rsidRPr="001A6617">
        <w:rPr>
          <w:strike/>
        </w:rPr>
        <w:fldChar w:fldCharType="separate"/>
      </w:r>
      <w:r w:rsidRPr="001A6617">
        <w:rPr>
          <w:strike/>
          <w:noProof/>
        </w:rPr>
        <w:t>4</w:t>
      </w:r>
      <w:r w:rsidRPr="001A6617">
        <w:rPr>
          <w:strike/>
        </w:rPr>
        <w:fldChar w:fldCharType="end"/>
      </w:r>
      <w:r w:rsidRPr="001A6617">
        <w:rPr>
          <w:b/>
          <w:bCs/>
          <w:i w:val="0"/>
          <w:iCs w:val="0"/>
          <w:strike/>
          <w:sz w:val="20"/>
          <w:szCs w:val="20"/>
        </w:rPr>
        <w:t xml:space="preserve"> TPE Pros and Cons</w:t>
      </w:r>
      <w:r w:rsidR="006A31FE">
        <w:br w:type="page"/>
      </w:r>
    </w:p>
    <w:p w:rsidR="006A31FE" w:rsidP="1121AC05" w:rsidRDefault="006A31FE" w14:paraId="0D3A781B" w14:textId="157673DD">
      <w:pPr>
        <w:pStyle w:val="Heading4"/>
        <w:keepNext/>
        <w:rPr>
          <w:b/>
          <w:bCs/>
          <w:sz w:val="20"/>
          <w:szCs w:val="20"/>
        </w:rPr>
      </w:pPr>
      <w:bookmarkStart w:name="_Toc148711224" w:id="43"/>
      <w:bookmarkStart w:name="_Toc1944189646" w:id="44"/>
      <w:r>
        <w:lastRenderedPageBreak/>
        <w:t>3.1.</w:t>
      </w:r>
      <w:r w:rsidR="4985FE19">
        <w:t>6</w:t>
      </w:r>
      <w:r>
        <w:t>.</w:t>
      </w:r>
      <w:r w:rsidR="3AB6D0D8">
        <w:t>2</w:t>
      </w:r>
      <w:r w:rsidR="00AE3413">
        <w:t xml:space="preserve"> Thermoplastic polyurethane </w:t>
      </w:r>
      <w:r w:rsidR="00620B83">
        <w:t>(TPU)</w:t>
      </w:r>
      <w:bookmarkEnd w:id="43"/>
      <w:bookmarkEnd w:id="44"/>
    </w:p>
    <w:p w:rsidR="00AB1A22" w:rsidP="00B074BA" w:rsidRDefault="00AB1A22" w14:paraId="0AA13B81" w14:textId="52C9F63C">
      <w:r>
        <w:t>When compared to TPE</w:t>
      </w:r>
      <w:r w:rsidR="66BFF862">
        <w:t xml:space="preserve">, TPU </w:t>
      </w:r>
      <w:r>
        <w:t xml:space="preserve">is a lot more </w:t>
      </w:r>
      <w:r w:rsidR="00A84D69">
        <w:t>rigid</w:t>
      </w:r>
      <w:r w:rsidR="705223AF">
        <w:t>—</w:t>
      </w:r>
      <w:r w:rsidR="00A84D69">
        <w:t>however</w:t>
      </w:r>
      <w:r w:rsidR="4BA09EF3">
        <w:t xml:space="preserve">, </w:t>
      </w:r>
      <w:r w:rsidR="00A84D69">
        <w:t xml:space="preserve">it provides more </w:t>
      </w:r>
      <w:r w:rsidR="006C745B">
        <w:t xml:space="preserve">abrasion resistance. </w:t>
      </w:r>
      <w:r w:rsidR="1F7A3E5F">
        <w:t>It has</w:t>
      </w:r>
      <w:r w:rsidR="004C1AAA">
        <w:t xml:space="preserve"> </w:t>
      </w:r>
      <w:r w:rsidR="007D386F">
        <w:t xml:space="preserve">previously </w:t>
      </w:r>
      <w:r w:rsidR="004C1AAA">
        <w:t xml:space="preserve">been used in watch bracelets and </w:t>
      </w:r>
      <w:r w:rsidR="52D432B1">
        <w:t>sportswear</w:t>
      </w:r>
      <w:r w:rsidR="00681CD6">
        <w:t xml:space="preserve">. </w:t>
      </w:r>
      <w:r w:rsidR="00EA6150">
        <w:t xml:space="preserve">The material is </w:t>
      </w:r>
      <w:r w:rsidR="00146376">
        <w:t>hygroscopic</w:t>
      </w:r>
      <w:r w:rsidR="00EA6150">
        <w:t xml:space="preserve"> meaning that it can </w:t>
      </w:r>
      <w:r w:rsidR="00F5482C">
        <w:t>absorb</w:t>
      </w:r>
      <w:r w:rsidR="00EA6150">
        <w:t xml:space="preserve"> </w:t>
      </w:r>
      <w:r w:rsidR="00F5482C">
        <w:t xml:space="preserve">moisture </w:t>
      </w:r>
      <w:r w:rsidR="000D19ED">
        <w:t xml:space="preserve">and there </w:t>
      </w:r>
      <w:r w:rsidR="00CE5518">
        <w:t>are</w:t>
      </w:r>
      <w:r w:rsidR="000D19ED">
        <w:t xml:space="preserve"> specific kinds made to be more breathable.  </w:t>
      </w:r>
      <w:r w:rsidR="7F431AD8">
        <w:t>It r</w:t>
      </w:r>
      <w:r w:rsidR="00EE6898">
        <w:t xml:space="preserve">etains elasticity and </w:t>
      </w:r>
      <w:proofErr w:type="gramStart"/>
      <w:r w:rsidR="00B30A70">
        <w:t>shape</w:t>
      </w:r>
      <w:r w:rsidR="557952FA">
        <w:t xml:space="preserve">, </w:t>
      </w:r>
      <w:r w:rsidR="00D077D6">
        <w:t>and</w:t>
      </w:r>
      <w:proofErr w:type="gramEnd"/>
      <w:r w:rsidR="00D077D6">
        <w:t xml:space="preserve"> </w:t>
      </w:r>
      <w:r w:rsidR="00CE5518">
        <w:t xml:space="preserve">handles cold weather better. </w:t>
      </w:r>
    </w:p>
    <w:p w:rsidR="1121AC05" w:rsidP="1121AC05" w:rsidRDefault="1121AC05" w14:paraId="34CDBDC0" w14:textId="4848FF11"/>
    <w:tbl>
      <w:tblPr>
        <w:tblStyle w:val="TableGrid"/>
        <w:tblW w:w="0" w:type="auto"/>
        <w:tblLook w:val="04A0" w:firstRow="1" w:lastRow="0" w:firstColumn="1" w:lastColumn="0" w:noHBand="0" w:noVBand="1"/>
      </w:tblPr>
      <w:tblGrid>
        <w:gridCol w:w="4675"/>
        <w:gridCol w:w="4675"/>
      </w:tblGrid>
      <w:tr w:rsidR="00FB5505" w:rsidTr="1121AC05" w14:paraId="37319A6D" w14:textId="77777777">
        <w:tc>
          <w:tcPr>
            <w:tcW w:w="4675" w:type="dxa"/>
          </w:tcPr>
          <w:p w:rsidR="00FB5505" w:rsidP="1121AC05" w:rsidRDefault="7E50200C" w14:paraId="1D12E538" w14:textId="4581C616">
            <w:pPr>
              <w:rPr>
                <w:b/>
                <w:bCs/>
              </w:rPr>
            </w:pPr>
            <w:r w:rsidRPr="1121AC05">
              <w:rPr>
                <w:b/>
                <w:bCs/>
              </w:rPr>
              <w:t>Pros</w:t>
            </w:r>
          </w:p>
        </w:tc>
        <w:tc>
          <w:tcPr>
            <w:tcW w:w="4675" w:type="dxa"/>
            <w:tcBorders>
              <w:bottom w:val="single" w:color="000000" w:themeColor="text1" w:sz="4" w:space="0"/>
            </w:tcBorders>
          </w:tcPr>
          <w:p w:rsidR="00FB5505" w:rsidP="1121AC05" w:rsidRDefault="088C4949" w14:paraId="78F05674" w14:textId="2169B3FF">
            <w:pPr>
              <w:rPr>
                <w:b/>
                <w:bCs/>
              </w:rPr>
            </w:pPr>
            <w:r w:rsidRPr="1121AC05">
              <w:rPr>
                <w:b/>
                <w:bCs/>
              </w:rPr>
              <w:t>C</w:t>
            </w:r>
            <w:r w:rsidRPr="1121AC05" w:rsidR="7E50200C">
              <w:rPr>
                <w:b/>
                <w:bCs/>
              </w:rPr>
              <w:t>ons</w:t>
            </w:r>
          </w:p>
        </w:tc>
      </w:tr>
      <w:tr w:rsidR="00FB5505" w:rsidTr="1121AC05" w14:paraId="73655D4C" w14:textId="77777777">
        <w:tc>
          <w:tcPr>
            <w:tcW w:w="4675" w:type="dxa"/>
          </w:tcPr>
          <w:p w:rsidR="00FB5505" w:rsidP="00F35401" w:rsidRDefault="008B339E" w14:paraId="1E2A70B1" w14:textId="47324C8C">
            <w:pPr>
              <w:pStyle w:val="ListParagraph"/>
              <w:numPr>
                <w:ilvl w:val="0"/>
                <w:numId w:val="9"/>
              </w:numPr>
              <w:spacing w:before="0"/>
            </w:pPr>
            <w:r>
              <w:t xml:space="preserve">Scratch and abrasion </w:t>
            </w:r>
            <w:proofErr w:type="gramStart"/>
            <w:r>
              <w:t>resistance</w:t>
            </w:r>
            <w:proofErr w:type="gramEnd"/>
          </w:p>
          <w:p w:rsidR="008B339E" w:rsidP="00F35401" w:rsidRDefault="008B339E" w14:paraId="24608CBB" w14:textId="33E223CE">
            <w:pPr>
              <w:pStyle w:val="ListParagraph"/>
              <w:numPr>
                <w:ilvl w:val="0"/>
                <w:numId w:val="9"/>
              </w:numPr>
            </w:pPr>
            <w:r>
              <w:t xml:space="preserve">Breathable </w:t>
            </w:r>
          </w:p>
          <w:p w:rsidR="008B339E" w:rsidP="00F35401" w:rsidRDefault="005475F0" w14:paraId="0F356AD8" w14:textId="5D959A81">
            <w:pPr>
              <w:pStyle w:val="ListParagraph"/>
              <w:numPr>
                <w:ilvl w:val="0"/>
                <w:numId w:val="9"/>
              </w:numPr>
            </w:pPr>
            <w:r>
              <w:t xml:space="preserve">Smooth finish </w:t>
            </w:r>
          </w:p>
          <w:p w:rsidR="00F35401" w:rsidP="00F35401" w:rsidRDefault="00F35401" w14:paraId="1800DFEF" w14:textId="5D959A81">
            <w:pPr>
              <w:pStyle w:val="ListParagraph"/>
              <w:numPr>
                <w:ilvl w:val="0"/>
                <w:numId w:val="9"/>
              </w:numPr>
            </w:pPr>
            <w:r>
              <w:t xml:space="preserve">Impact resistance </w:t>
            </w:r>
          </w:p>
          <w:p w:rsidR="00E25E38" w:rsidP="00F35401" w:rsidRDefault="00E25E38" w14:paraId="04FE0BDC" w14:textId="6CE41301">
            <w:pPr>
              <w:pStyle w:val="ListParagraph"/>
              <w:numPr>
                <w:ilvl w:val="0"/>
                <w:numId w:val="9"/>
              </w:numPr>
            </w:pPr>
            <w:r>
              <w:t xml:space="preserve">High heat tolerance </w:t>
            </w:r>
          </w:p>
        </w:tc>
        <w:tc>
          <w:tcPr>
            <w:tcW w:w="4675" w:type="dxa"/>
            <w:tcBorders>
              <w:bottom w:val="nil"/>
            </w:tcBorders>
          </w:tcPr>
          <w:p w:rsidR="00FB5505" w:rsidP="00F35401" w:rsidRDefault="008B339E" w14:paraId="079718F4" w14:textId="778F137D">
            <w:pPr>
              <w:pStyle w:val="ListParagraph"/>
              <w:numPr>
                <w:ilvl w:val="0"/>
                <w:numId w:val="9"/>
              </w:numPr>
            </w:pPr>
            <w:r>
              <w:t xml:space="preserve">Hard to </w:t>
            </w:r>
            <w:proofErr w:type="gramStart"/>
            <w:r>
              <w:t>print</w:t>
            </w:r>
            <w:proofErr w:type="gramEnd"/>
          </w:p>
          <w:p w:rsidR="00FD308B" w:rsidP="00F35401" w:rsidRDefault="00FD308B" w14:paraId="2119BC9B" w14:textId="778F137D">
            <w:pPr>
              <w:pStyle w:val="ListParagraph"/>
              <w:numPr>
                <w:ilvl w:val="0"/>
                <w:numId w:val="9"/>
              </w:numPr>
            </w:pPr>
            <w:r>
              <w:t>Less flexible</w:t>
            </w:r>
          </w:p>
        </w:tc>
      </w:tr>
    </w:tbl>
    <w:p w:rsidR="1A0C47C7" w:rsidP="1121AC05" w:rsidRDefault="1A0C47C7" w14:paraId="3CA3D626" w14:textId="25525A57">
      <w:pPr>
        <w:pStyle w:val="Caption"/>
        <w:keepNext/>
        <w:rPr>
          <w:b/>
          <w:bCs/>
          <w:i w:val="0"/>
          <w:iCs w:val="0"/>
          <w:sz w:val="20"/>
          <w:szCs w:val="20"/>
        </w:rPr>
      </w:pPr>
      <w:r w:rsidRPr="1121AC05">
        <w:rPr>
          <w:b/>
          <w:bCs/>
          <w:i w:val="0"/>
          <w:iCs w:val="0"/>
          <w:sz w:val="20"/>
          <w:szCs w:val="20"/>
        </w:rPr>
        <w:t xml:space="preserve">Table </w:t>
      </w:r>
      <w:r>
        <w:fldChar w:fldCharType="begin"/>
      </w:r>
      <w:r>
        <w:instrText>SEQ Table \* ARABIC</w:instrText>
      </w:r>
      <w:r>
        <w:fldChar w:fldCharType="separate"/>
      </w:r>
      <w:r w:rsidRPr="1121AC05">
        <w:rPr>
          <w:noProof/>
        </w:rPr>
        <w:t>5</w:t>
      </w:r>
      <w:r>
        <w:fldChar w:fldCharType="end"/>
      </w:r>
      <w:r w:rsidRPr="1121AC05">
        <w:rPr>
          <w:b/>
          <w:bCs/>
          <w:i w:val="0"/>
          <w:iCs w:val="0"/>
          <w:sz w:val="20"/>
          <w:szCs w:val="20"/>
        </w:rPr>
        <w:t xml:space="preserve"> TPU Pros and cons</w:t>
      </w:r>
    </w:p>
    <w:p w:rsidR="1121AC05" w:rsidP="1121AC05" w:rsidRDefault="1121AC05" w14:paraId="42A5609B" w14:textId="57B260C3">
      <w:pPr>
        <w:rPr>
          <w:sz w:val="22"/>
          <w:szCs w:val="22"/>
        </w:rPr>
      </w:pPr>
    </w:p>
    <w:p w:rsidRPr="00FF45C1" w:rsidR="6DC7AF4E" w:rsidP="72F34873" w:rsidRDefault="6DC7AF4E" w14:paraId="14AEACA4" w14:textId="5EF09F21">
      <w:pPr>
        <w:rPr>
          <w:rFonts w:ascii="Felix Titling" w:hAnsi="Felix Titling" w:eastAsia="Felix Titling" w:cs="Felix Titling"/>
          <w:sz w:val="28"/>
          <w:szCs w:val="28"/>
        </w:rPr>
      </w:pPr>
      <w:bookmarkStart w:name="_Toc148711225" w:id="45"/>
      <w:r w:rsidRPr="72F34873">
        <w:rPr>
          <w:rFonts w:ascii="Felix Titling" w:hAnsi="Felix Titling" w:eastAsia="Felix Titling" w:cs="Felix Titling"/>
          <w:sz w:val="28"/>
          <w:szCs w:val="28"/>
        </w:rPr>
        <w:t>3.2 Software Modules</w:t>
      </w:r>
      <w:bookmarkEnd w:id="45"/>
    </w:p>
    <w:p w:rsidRPr="00FF45C1" w:rsidR="043AD97E" w:rsidP="00B074BA" w:rsidRDefault="043AD97E" w14:paraId="34D4D9DF" w14:textId="3AF88687">
      <w:pPr>
        <w:pStyle w:val="Heading3"/>
      </w:pPr>
      <w:bookmarkStart w:name="_Toc148711226" w:id="46"/>
      <w:bookmarkStart w:name="_Toc816273125" w:id="47"/>
      <w:r>
        <w:t xml:space="preserve">3.2.1 </w:t>
      </w:r>
      <w:r w:rsidR="132AD5BC">
        <w:t>Bangle.js 2</w:t>
      </w:r>
      <w:r w:rsidR="253058BE">
        <w:t xml:space="preserve"> – JavaScript</w:t>
      </w:r>
      <w:r w:rsidR="4B3E2E75">
        <w:t xml:space="preserve"> via ESPRUINO</w:t>
      </w:r>
      <w:bookmarkEnd w:id="46"/>
      <w:bookmarkEnd w:id="47"/>
    </w:p>
    <w:p w:rsidR="16F96850" w:rsidP="00B074BA" w:rsidRDefault="5A184A4C" w14:paraId="25FADB6C" w14:textId="22007413">
      <w:r w:rsidRPr="5493C85A">
        <w:t xml:space="preserve">The smartwatch software module </w:t>
      </w:r>
      <w:r w:rsidRPr="5493C85A" w:rsidR="71A90BB2">
        <w:t>receives</w:t>
      </w:r>
      <w:r w:rsidRPr="5493C85A">
        <w:t xml:space="preserve"> packets of information via Bluetooth from the </w:t>
      </w:r>
      <w:r w:rsidRPr="5493C85A" w:rsidR="1256991A">
        <w:t xml:space="preserve">microcontroller. </w:t>
      </w:r>
      <w:r w:rsidRPr="5493C85A" w:rsidR="4C709F2B">
        <w:t>Bluetooth is transmitted/received via a serial port</w:t>
      </w:r>
      <w:r w:rsidRPr="5493C85A" w:rsidR="2EC374C0">
        <w:t>;</w:t>
      </w:r>
      <w:r w:rsidRPr="5493C85A" w:rsidR="4C709F2B">
        <w:t xml:space="preserve"> the </w:t>
      </w:r>
      <w:r w:rsidRPr="5493C85A" w:rsidR="0275BA20">
        <w:t>data from the shoes is received in serial fashion.</w:t>
      </w:r>
      <w:r w:rsidRPr="5493C85A" w:rsidR="20EDBFAE">
        <w:t xml:space="preserve"> </w:t>
      </w:r>
      <w:r w:rsidRPr="5493C85A" w:rsidR="1256991A">
        <w:t xml:space="preserve">This information </w:t>
      </w:r>
      <w:r w:rsidRPr="5493C85A" w:rsidR="3C053484">
        <w:t xml:space="preserve">is used </w:t>
      </w:r>
      <w:r w:rsidRPr="5493C85A" w:rsidR="29428520">
        <w:t xml:space="preserve">in two ways: </w:t>
      </w:r>
      <w:r w:rsidRPr="55E9EDC7" w:rsidR="29428520">
        <w:t>first</w:t>
      </w:r>
      <w:r w:rsidRPr="55E9EDC7" w:rsidR="51150A34">
        <w:t>ly,</w:t>
      </w:r>
      <w:r w:rsidRPr="5493C85A" w:rsidR="29428520">
        <w:t xml:space="preserve"> to display a histogram of </w:t>
      </w:r>
      <w:r w:rsidRPr="5493C85A" w:rsidR="29428520">
        <w:lastRenderedPageBreak/>
        <w:t xml:space="preserve">the day’s </w:t>
      </w:r>
      <w:r w:rsidRPr="5493C85A" w:rsidR="20C003A0">
        <w:t>h</w:t>
      </w:r>
      <w:r w:rsidRPr="5493C85A" w:rsidR="29428520">
        <w:t>eel</w:t>
      </w:r>
      <w:r w:rsidRPr="5493C85A" w:rsidR="7A66A2A5">
        <w:t xml:space="preserve"> </w:t>
      </w:r>
      <w:r w:rsidRPr="5493C85A" w:rsidR="58FE526D">
        <w:t>s</w:t>
      </w:r>
      <w:r w:rsidRPr="5493C85A" w:rsidR="29428520">
        <w:t>trikes vs.</w:t>
      </w:r>
      <w:r w:rsidRPr="5493C85A" w:rsidR="54708798">
        <w:t xml:space="preserve"> t</w:t>
      </w:r>
      <w:r w:rsidRPr="5493C85A" w:rsidR="29428520">
        <w:t>oe</w:t>
      </w:r>
      <w:r w:rsidRPr="5493C85A" w:rsidR="68E0B5A1">
        <w:t xml:space="preserve"> </w:t>
      </w:r>
      <w:r w:rsidRPr="5493C85A" w:rsidR="79D040EE">
        <w:t>s</w:t>
      </w:r>
      <w:r w:rsidRPr="5493C85A" w:rsidR="29428520">
        <w:t>trikes, and secondly</w:t>
      </w:r>
      <w:r w:rsidRPr="55E9EDC7" w:rsidR="6D604C40">
        <w:t>,</w:t>
      </w:r>
      <w:r w:rsidRPr="5493C85A" w:rsidR="29428520">
        <w:t xml:space="preserve"> to </w:t>
      </w:r>
      <w:r w:rsidRPr="5493C85A" w:rsidR="1964B41C">
        <w:t xml:space="preserve">use the stored information to play a </w:t>
      </w:r>
      <w:r w:rsidRPr="5493C85A" w:rsidR="0651ED7A">
        <w:t>Tamagotchi</w:t>
      </w:r>
      <w:r w:rsidRPr="5493C85A" w:rsidR="1964B41C">
        <w:t>-like game, encouraging kids to try harder to fix their gai</w:t>
      </w:r>
      <w:r w:rsidRPr="5493C85A" w:rsidR="48BFC0AB">
        <w:t>t.</w:t>
      </w:r>
    </w:p>
    <w:p w:rsidR="48BFC0AB" w:rsidP="00B074BA" w:rsidRDefault="7758D05F" w14:paraId="091984DE" w14:textId="59230783">
      <w:r w:rsidRPr="6882D221">
        <w:t xml:space="preserve">There is an online IDE through </w:t>
      </w:r>
      <w:proofErr w:type="spellStart"/>
      <w:r w:rsidRPr="6882D221">
        <w:t>Espruino</w:t>
      </w:r>
      <w:proofErr w:type="spellEnd"/>
      <w:r w:rsidRPr="6882D221">
        <w:t xml:space="preserve"> for programming. Code is downloaded to the watch through Web Bluetooth via this IDE. </w:t>
      </w:r>
      <w:r w:rsidRPr="6882D221" w:rsidR="172D3E97">
        <w:t xml:space="preserve">Because of this </w:t>
      </w:r>
      <w:r w:rsidRPr="6882D221" w:rsidR="1C13E3B6">
        <w:t>Bluetooth</w:t>
      </w:r>
      <w:r w:rsidRPr="6882D221" w:rsidR="172D3E97">
        <w:t xml:space="preserve"> connection, there is an “editor” side of the IDE, and the other side which live-programs.</w:t>
      </w:r>
    </w:p>
    <w:p w:rsidR="48BFC0AB" w:rsidP="00B074BA" w:rsidRDefault="4EE35A28" w14:paraId="017C3625" w14:textId="33D8F7B6">
      <w:r w:rsidRPr="6882D221">
        <w:t xml:space="preserve">The code can be uploaded to RAM, Flash, or file Storage. RAM is recommended for </w:t>
      </w:r>
      <w:r w:rsidRPr="6882D221" w:rsidR="0F18D6DA">
        <w:t xml:space="preserve">development, then storage for final apps—and Flash memory comes with a warning to avoid it. </w:t>
      </w:r>
      <w:r w:rsidR="48BFC0AB">
        <w:br/>
      </w:r>
      <w:r w:rsidRPr="6882D221" w:rsidR="50D2C59D">
        <w:t>The team must decide whether to write two separate apps</w:t>
      </w:r>
      <w:r w:rsidRPr="6882D221" w:rsidR="1D8B10A4">
        <w:t>—one for</w:t>
      </w:r>
      <w:r w:rsidRPr="6882D221" w:rsidR="50D2C59D">
        <w:t xml:space="preserve"> the game and </w:t>
      </w:r>
      <w:r w:rsidRPr="6882D221" w:rsidR="6B3BE966">
        <w:t xml:space="preserve">another for </w:t>
      </w:r>
      <w:r w:rsidRPr="6882D221" w:rsidR="50D2C59D">
        <w:t>the data display</w:t>
      </w:r>
      <w:r w:rsidRPr="6882D221" w:rsidR="17A8AC62">
        <w:t>—</w:t>
      </w:r>
      <w:r w:rsidRPr="6882D221" w:rsidR="50D2C59D">
        <w:t xml:space="preserve">or to write one app </w:t>
      </w:r>
      <w:r w:rsidRPr="6882D221" w:rsidR="40A22EB2">
        <w:t>with both functions built in.</w:t>
      </w:r>
      <w:r w:rsidRPr="6882D221" w:rsidR="4FE6FB2F">
        <w:t xml:space="preserve"> Containing both modules in one app has the benefit of acquiring the Bluetooth data just </w:t>
      </w:r>
      <w:r w:rsidRPr="6882D221" w:rsidR="2FE99193">
        <w:t>once and</w:t>
      </w:r>
      <w:r w:rsidRPr="6882D221" w:rsidR="4FE6FB2F">
        <w:t xml:space="preserve"> using it for both functions. However, the watch screen is small, and it may be beneficial to have sep</w:t>
      </w:r>
      <w:r w:rsidRPr="6882D221" w:rsidR="564D9193">
        <w:t>arate apps for the functionality of the interface itself.</w:t>
      </w:r>
    </w:p>
    <w:p w:rsidR="48BFC0AB" w:rsidP="00B074BA" w:rsidRDefault="29C5D230" w14:paraId="48DC038B" w14:textId="1A37BF70">
      <w:r w:rsidRPr="6882D221">
        <w:t xml:space="preserve">If the latter function is chosen, the app containing the histogram data is a wise choice for also transmitting data to the smart phone—its </w:t>
      </w:r>
      <w:bookmarkStart w:name="_Int_DzdktD7S" w:id="48"/>
      <w:proofErr w:type="gramStart"/>
      <w:r w:rsidRPr="6882D221">
        <w:t>final destination</w:t>
      </w:r>
      <w:bookmarkEnd w:id="48"/>
      <w:proofErr w:type="gramEnd"/>
      <w:r w:rsidRPr="6882D221">
        <w:t xml:space="preserve">, for our purposes. </w:t>
      </w:r>
      <w:r w:rsidRPr="7D285A49" w:rsidR="75051C26">
        <w:t>That app can have information further formatted to display the same type of histogram on</w:t>
      </w:r>
      <w:r w:rsidRPr="7D285A49">
        <w:t xml:space="preserve"> </w:t>
      </w:r>
      <w:r w:rsidRPr="7D285A49" w:rsidR="75051C26">
        <w:t xml:space="preserve">the phone </w:t>
      </w:r>
      <w:r w:rsidRPr="0A955DBC" w:rsidR="75051C26">
        <w:t>app.</w:t>
      </w:r>
      <w:r w:rsidRPr="7D285A49">
        <w:t xml:space="preserve"> </w:t>
      </w:r>
      <w:r w:rsidRPr="6882D221" w:rsidR="2E904B90">
        <w:t xml:space="preserve">Either way, an app must transmit the data it received serially in the same fashion: serially. </w:t>
      </w:r>
      <w:r w:rsidR="48BFC0AB">
        <w:br/>
      </w:r>
      <w:r w:rsidRPr="6882D221" w:rsidR="6288531F">
        <w:t xml:space="preserve">The Bluetooth </w:t>
      </w:r>
      <w:r w:rsidRPr="6882D221" w:rsidR="1DAA9D24">
        <w:t>configuration</w:t>
      </w:r>
      <w:r w:rsidRPr="6882D221" w:rsidR="6288531F">
        <w:t xml:space="preserve"> has several options—there is a way to </w:t>
      </w:r>
      <w:r w:rsidRPr="096B4FF6" w:rsidR="12F25FED">
        <w:t xml:space="preserve">automatically download data via </w:t>
      </w:r>
      <w:r w:rsidRPr="6C4BA3DF" w:rsidR="17FADEDB">
        <w:t>Bluetooth</w:t>
      </w:r>
      <w:r w:rsidRPr="096B4FF6" w:rsidR="12F25FED">
        <w:t xml:space="preserve"> </w:t>
      </w:r>
      <w:r w:rsidRPr="20BB75C9" w:rsidR="12F25FED">
        <w:t>connection.</w:t>
      </w:r>
      <w:r w:rsidRPr="6A33F949" w:rsidR="12F25FED">
        <w:t xml:space="preserve"> </w:t>
      </w:r>
      <w:r w:rsidRPr="24A7679D" w:rsidR="2822D3B2">
        <w:t xml:space="preserve">UART is a </w:t>
      </w:r>
      <w:r w:rsidRPr="360C6223" w:rsidR="56BAB570">
        <w:t>viable</w:t>
      </w:r>
      <w:r w:rsidRPr="24A7679D" w:rsidR="2822D3B2">
        <w:t xml:space="preserve"> option, which provides buffering to prevent data loss. </w:t>
      </w:r>
      <w:r w:rsidRPr="376E7011" w:rsidR="4E359BF5">
        <w:t xml:space="preserve">Once the Bluetooth </w:t>
      </w:r>
      <w:r w:rsidRPr="0AEA618D" w:rsidR="4E359BF5">
        <w:t xml:space="preserve">connection </w:t>
      </w:r>
      <w:r w:rsidRPr="7ECAB66F" w:rsidR="4E359BF5">
        <w:t xml:space="preserve">is calibrated for both devices, </w:t>
      </w:r>
      <w:r w:rsidRPr="3C15ADFB" w:rsidR="4E359BF5">
        <w:t xml:space="preserve">the </w:t>
      </w:r>
      <w:r w:rsidRPr="5DBC1990" w:rsidR="4E359BF5">
        <w:t xml:space="preserve">input data is stored in </w:t>
      </w:r>
      <w:r w:rsidRPr="66D05724" w:rsidR="4E359BF5">
        <w:t xml:space="preserve">memory. This data is </w:t>
      </w:r>
      <w:r w:rsidRPr="63E53535" w:rsidR="4E359BF5">
        <w:t xml:space="preserve">accessed to </w:t>
      </w:r>
      <w:r w:rsidRPr="3378F383" w:rsidR="4E359BF5">
        <w:t xml:space="preserve">display a histogram of the day’s </w:t>
      </w:r>
      <w:r w:rsidRPr="70C3EB0E" w:rsidR="4E359BF5">
        <w:t>gait</w:t>
      </w:r>
      <w:r w:rsidRPr="413DB1BA" w:rsidR="28AB8BF9">
        <w:t xml:space="preserve"> and </w:t>
      </w:r>
      <w:r w:rsidRPr="5470C5E5" w:rsidR="4C18489C">
        <w:t xml:space="preserve">provide </w:t>
      </w:r>
      <w:r w:rsidRPr="413DB1BA" w:rsidR="28AB8BF9">
        <w:t xml:space="preserve">game </w:t>
      </w:r>
      <w:r w:rsidRPr="2398513E" w:rsidR="4C18489C">
        <w:lastRenderedPageBreak/>
        <w:t>functions</w:t>
      </w:r>
      <w:r w:rsidRPr="413DB1BA" w:rsidR="28AB8BF9">
        <w:t>.</w:t>
      </w:r>
      <w:r w:rsidRPr="7C87D4BF" w:rsidR="4C18489C">
        <w:t xml:space="preserve"> </w:t>
      </w:r>
      <w:r w:rsidRPr="1FD9EAC7" w:rsidR="4C18489C">
        <w:t xml:space="preserve">The </w:t>
      </w:r>
      <w:bookmarkStart w:name="_Int_TWcZ7NZM" w:id="49"/>
      <w:proofErr w:type="gramStart"/>
      <w:r w:rsidRPr="1FD9EAC7" w:rsidR="4C18489C">
        <w:t>more healthy</w:t>
      </w:r>
      <w:bookmarkEnd w:id="49"/>
      <w:proofErr w:type="gramEnd"/>
      <w:r w:rsidRPr="1FD9EAC7" w:rsidR="4C18489C">
        <w:t xml:space="preserve"> steps taken, the more</w:t>
      </w:r>
      <w:r w:rsidRPr="1972C89F" w:rsidR="4C18489C">
        <w:t xml:space="preserve"> functionality the game will provide. A pet can </w:t>
      </w:r>
      <w:r w:rsidRPr="6DE6A9F7" w:rsidR="4C18489C">
        <w:t xml:space="preserve">be </w:t>
      </w:r>
      <w:r w:rsidRPr="41F379BD" w:rsidR="4C18489C">
        <w:t xml:space="preserve">given </w:t>
      </w:r>
      <w:r w:rsidRPr="024E3E8D" w:rsidR="4C18489C">
        <w:t xml:space="preserve">treats and walked based on </w:t>
      </w:r>
      <w:r w:rsidRPr="6A07F7E6" w:rsidR="4C18489C">
        <w:t xml:space="preserve">the </w:t>
      </w:r>
      <w:r w:rsidRPr="04EEF68D" w:rsidR="1A726B0D">
        <w:t>number</w:t>
      </w:r>
      <w:r w:rsidRPr="57649EA8" w:rsidR="1C0EFD79">
        <w:t xml:space="preserve"> of heel-strikes accomplished. </w:t>
      </w:r>
    </w:p>
    <w:p w:rsidR="1C0EFD79" w:rsidP="00B074BA" w:rsidRDefault="1C0EFD79" w14:paraId="56FCB46E" w14:textId="38979E4E">
      <w:r w:rsidRPr="16F96850">
        <w:t xml:space="preserve">Both apps require the use of graphics. None of the team has much experience writing in JavaScript—however, because the Bangle.JS is an open-source project using an </w:t>
      </w:r>
      <w:proofErr w:type="spellStart"/>
      <w:r w:rsidRPr="16F96850">
        <w:t>Espruino</w:t>
      </w:r>
      <w:proofErr w:type="spellEnd"/>
      <w:r w:rsidRPr="16F96850">
        <w:t xml:space="preserve"> board, there are highly detailed examples and videos from </w:t>
      </w:r>
      <w:proofErr w:type="spellStart"/>
      <w:r w:rsidRPr="16F96850">
        <w:t>Espruino</w:t>
      </w:r>
      <w:proofErr w:type="spellEnd"/>
      <w:r w:rsidRPr="16F96850">
        <w:t xml:space="preserve"> online with specific code and classes available for programming the watch in JavaScript</w:t>
      </w:r>
      <w:r w:rsidRPr="7128F9CB" w:rsidR="2541D84D">
        <w:t xml:space="preserve">, with </w:t>
      </w:r>
      <w:r w:rsidRPr="7055B543" w:rsidR="2541D84D">
        <w:t>expanded classes</w:t>
      </w:r>
      <w:r w:rsidRPr="7128F9CB" w:rsidR="2541D84D">
        <w:t xml:space="preserve"> that are specific to </w:t>
      </w:r>
      <w:proofErr w:type="spellStart"/>
      <w:r w:rsidRPr="7128F9CB" w:rsidR="2541D84D">
        <w:t>Espruino</w:t>
      </w:r>
      <w:proofErr w:type="spellEnd"/>
      <w:r w:rsidRPr="7128F9CB" w:rsidR="2541D84D">
        <w:t xml:space="preserve"> boards, as well</w:t>
      </w:r>
      <w:r w:rsidRPr="7128F9CB">
        <w:t>.</w:t>
      </w:r>
      <w:r w:rsidRPr="16F96850">
        <w:t xml:space="preserve"> </w:t>
      </w:r>
      <w:r w:rsidRPr="376222D0">
        <w:t>There is a graphics</w:t>
      </w:r>
      <w:r w:rsidRPr="080FE2FD" w:rsidR="4B539123">
        <w:t xml:space="preserve"> class, </w:t>
      </w:r>
      <w:r w:rsidRPr="080FE2FD" w:rsidR="5F071528">
        <w:t xml:space="preserve">a </w:t>
      </w:r>
      <w:r w:rsidRPr="003BE634" w:rsidR="5FEAA4EB">
        <w:t>Bluetooth Device</w:t>
      </w:r>
      <w:r w:rsidRPr="376222D0">
        <w:t xml:space="preserve"> class, and </w:t>
      </w:r>
      <w:r w:rsidRPr="376222D0" w:rsidR="1ADF57CB">
        <w:t>a Bangle class—</w:t>
      </w:r>
      <w:r w:rsidRPr="1FD32C31" w:rsidR="07FFEF75">
        <w:t>all</w:t>
      </w:r>
      <w:r w:rsidRPr="376222D0" w:rsidR="1ADF57CB">
        <w:t xml:space="preserve"> of which are used heavily in any apps created for this project.</w:t>
      </w:r>
    </w:p>
    <w:p w:rsidR="6882D221" w:rsidP="00B074BA" w:rsidRDefault="6882D221" w14:paraId="3DC6D8CA" w14:textId="115BA5D9"/>
    <w:p w:rsidR="59782B5D" w:rsidP="00B074BA" w:rsidRDefault="25EF3AA4" w14:paraId="7B255414" w14:textId="3F1D2D4A">
      <w:pPr>
        <w:pStyle w:val="Heading3"/>
      </w:pPr>
      <w:bookmarkStart w:name="_Toc148711227" w:id="50"/>
      <w:bookmarkStart w:name="_Toc629435158" w:id="51"/>
      <w:r>
        <w:t xml:space="preserve">3.2.2 </w:t>
      </w:r>
      <w:r w:rsidR="2FAD3098">
        <w:t xml:space="preserve">Smart Phone </w:t>
      </w:r>
      <w:r w:rsidR="32E1E1AD">
        <w:t>Apps</w:t>
      </w:r>
      <w:bookmarkEnd w:id="50"/>
      <w:bookmarkEnd w:id="51"/>
    </w:p>
    <w:p w:rsidR="59782B5D" w:rsidP="00B074BA" w:rsidRDefault="59782B5D" w14:paraId="18D69DBD" w14:textId="371D22B3">
      <w:r w:rsidRPr="5493C85A">
        <w:t>Android ap</w:t>
      </w:r>
      <w:r w:rsidRPr="5493C85A" w:rsidR="36A235A5">
        <w:t xml:space="preserve">p – Kotlin </w:t>
      </w:r>
      <w:r w:rsidRPr="7DB56F55" w:rsidR="18B72141">
        <w:t>via</w:t>
      </w:r>
      <w:r w:rsidRPr="5493C85A" w:rsidR="36A235A5">
        <w:t xml:space="preserve"> Compose</w:t>
      </w:r>
    </w:p>
    <w:p w:rsidR="1DC64E4D" w:rsidP="00B074BA" w:rsidRDefault="1DC64E4D" w14:paraId="73312954" w14:textId="697F008E">
      <w:r w:rsidRPr="5493C85A">
        <w:t>Apple app</w:t>
      </w:r>
      <w:r w:rsidRPr="5493C85A" w:rsidR="5D5A64FA">
        <w:t xml:space="preserve"> – </w:t>
      </w:r>
      <w:r w:rsidRPr="5493C85A">
        <w:t>Swift</w:t>
      </w:r>
    </w:p>
    <w:p w:rsidR="3E0AD750" w:rsidP="00B074BA" w:rsidRDefault="1E889235" w14:paraId="6622E3AE" w14:textId="6F0C59C1">
      <w:r w:rsidRPr="6882D221">
        <w:t xml:space="preserve">The Smart Phone app(s) </w:t>
      </w:r>
      <w:r w:rsidRPr="6882D221" w:rsidR="1408A27D">
        <w:t>is</w:t>
      </w:r>
      <w:r w:rsidRPr="6882D221">
        <w:t xml:space="preserve"> used </w:t>
      </w:r>
      <w:r w:rsidRPr="6882D221" w:rsidR="32AA958A">
        <w:t>by a child’s parent (or authority figure</w:t>
      </w:r>
      <w:r w:rsidRPr="575F4C6B" w:rsidR="5EC0EF21">
        <w:t>—i</w:t>
      </w:r>
      <w:r w:rsidRPr="6882D221" w:rsidR="5F660C15">
        <w:t>.e.,</w:t>
      </w:r>
      <w:r w:rsidRPr="6882D221" w:rsidR="32AA958A">
        <w:t xml:space="preserve"> health care professional)</w:t>
      </w:r>
      <w:r w:rsidRPr="6882D221">
        <w:t xml:space="preserve"> to download the data from the Bangle.js over </w:t>
      </w:r>
      <w:r w:rsidRPr="6882D221" w:rsidR="0D502E19">
        <w:t>Bluetooth</w:t>
      </w:r>
      <w:r w:rsidRPr="6882D221" w:rsidR="481C6C62">
        <w:t>. It</w:t>
      </w:r>
      <w:r w:rsidRPr="6882D221" w:rsidR="2796174C">
        <w:t xml:space="preserve"> keep</w:t>
      </w:r>
      <w:r w:rsidRPr="6882D221" w:rsidR="70967CFC">
        <w:t>s</w:t>
      </w:r>
      <w:r w:rsidRPr="6882D221" w:rsidR="2796174C">
        <w:t xml:space="preserve"> and display</w:t>
      </w:r>
      <w:r w:rsidRPr="6882D221" w:rsidR="2E8A8A26">
        <w:t>s</w:t>
      </w:r>
      <w:r w:rsidRPr="6882D221" w:rsidR="2796174C">
        <w:t xml:space="preserve"> a history of the child’s progress. This way the parent can help the child keep up with their </w:t>
      </w:r>
      <w:r w:rsidRPr="6882D221" w:rsidR="57064184">
        <w:t>therapy.</w:t>
      </w:r>
      <w:r w:rsidRPr="6882D221" w:rsidR="0F3623B1">
        <w:t xml:space="preserve"> This app data will also be used by the doctor in charge of the child’s therapy to monitor progress.</w:t>
      </w:r>
    </w:p>
    <w:p w:rsidR="5493C85A" w:rsidP="00B074BA" w:rsidRDefault="57064184" w14:paraId="691BD707" w14:textId="639DD888">
      <w:r w:rsidRPr="6882D221">
        <w:t xml:space="preserve">Dr. Marybeth </w:t>
      </w:r>
      <w:proofErr w:type="spellStart"/>
      <w:r w:rsidRPr="6882D221">
        <w:t>GrantBeuttler’s</w:t>
      </w:r>
      <w:proofErr w:type="spellEnd"/>
      <w:r w:rsidRPr="6882D221">
        <w:t xml:space="preserve"> team has already started on an Android app, </w:t>
      </w:r>
      <w:r w:rsidRPr="6882D221" w:rsidR="66C03C6F">
        <w:t xml:space="preserve">so we would need to help complete that one, then </w:t>
      </w:r>
      <w:r w:rsidRPr="19EF3951" w:rsidR="7F1928D8">
        <w:t>translate</w:t>
      </w:r>
      <w:r w:rsidRPr="558795FE" w:rsidR="66C03C6F">
        <w:t xml:space="preserve"> </w:t>
      </w:r>
      <w:r w:rsidRPr="558795FE" w:rsidR="6BB80351">
        <w:t>it for</w:t>
      </w:r>
      <w:r w:rsidRPr="6882D221" w:rsidR="66C03C6F">
        <w:t xml:space="preserve"> an</w:t>
      </w:r>
      <w:commentRangeStart w:id="52"/>
      <w:r w:rsidRPr="6882D221" w:rsidR="66C03C6F">
        <w:t xml:space="preserve"> iPhone app </w:t>
      </w:r>
      <w:r w:rsidRPr="44F7C30E" w:rsidR="3E429643">
        <w:t xml:space="preserve">in Swift—Apple's programming </w:t>
      </w:r>
      <w:r w:rsidRPr="3D29ED63" w:rsidR="3E429643">
        <w:t>language.</w:t>
      </w:r>
      <w:r w:rsidRPr="19EF3951" w:rsidR="7EBB8BF2">
        <w:t xml:space="preserve"> </w:t>
      </w:r>
      <w:commentRangeEnd w:id="52"/>
      <w:r w:rsidR="5493C85A">
        <w:rPr>
          <w:rStyle w:val="CommentReference"/>
        </w:rPr>
        <w:commentReference w:id="52"/>
      </w:r>
    </w:p>
    <w:p w:rsidR="72F34873" w:rsidP="72F34873" w:rsidRDefault="31582377" w14:paraId="7E566F3B" w14:textId="74A07F35">
      <w:r>
        <w:lastRenderedPageBreak/>
        <w:t xml:space="preserve">Bluetooth configuration must match that of the Bangle.JS. Automatic vs. </w:t>
      </w:r>
      <w:r w:rsidR="264E94BF">
        <w:t>Manual connection for transmission is a consideration to be made. The app for the smart phone must accept Bluetooth data, store it, and display it much like the histogram for the smartwatch app</w:t>
      </w:r>
      <w:r w:rsidR="7512F361">
        <w:t xml:space="preserve">—however, because phones have larger memory capacities, and the phone app is for progress over longer periods of time for use by parents/medical professionals, </w:t>
      </w:r>
      <w:r w:rsidR="46A33AAF">
        <w:t>this histogram must have access to the stored data from all of the previously received data, and display the data for longer periods of time. The phone app requires no transmission of data.</w:t>
      </w:r>
    </w:p>
    <w:p w:rsidR="72F34873" w:rsidP="72F34873" w:rsidRDefault="72F34873" w14:paraId="05FFE8CB" w14:textId="362915B6"/>
    <w:p w:rsidR="69ACA7C3" w:rsidP="00B074BA" w:rsidRDefault="2388FEA3" w14:paraId="535427EC" w14:textId="326EFE2E">
      <w:pPr>
        <w:pStyle w:val="Heading3"/>
      </w:pPr>
      <w:bookmarkStart w:name="_Toc148711228" w:id="53"/>
      <w:bookmarkStart w:name="_Toc294221974" w:id="54"/>
      <w:r>
        <w:t>3.2.</w:t>
      </w:r>
      <w:r w:rsidR="5E966B3A">
        <w:t>3</w:t>
      </w:r>
      <w:r>
        <w:t xml:space="preserve"> </w:t>
      </w:r>
      <w:proofErr w:type="spellStart"/>
      <w:r w:rsidR="639BBA81">
        <w:t>Seeed</w:t>
      </w:r>
      <w:proofErr w:type="spellEnd"/>
      <w:r w:rsidR="639BBA81">
        <w:t xml:space="preserve"> board - Arduino (C)</w:t>
      </w:r>
      <w:bookmarkEnd w:id="53"/>
      <w:bookmarkEnd w:id="54"/>
    </w:p>
    <w:p w:rsidR="748F4692" w:rsidP="00B074BA" w:rsidRDefault="748F4692" w14:paraId="6BE3AE6D" w14:textId="25AB3836">
      <w:r w:rsidRPr="6882D221">
        <w:t xml:space="preserve">The </w:t>
      </w:r>
      <w:proofErr w:type="spellStart"/>
      <w:r w:rsidRPr="6882D221">
        <w:t>seeed</w:t>
      </w:r>
      <w:proofErr w:type="spellEnd"/>
      <w:r w:rsidRPr="6882D221">
        <w:t xml:space="preserve"> board’s software will take input from the piezoelectric sensors and the IMU, output feedback to the haptic vibrator as well as a </w:t>
      </w:r>
      <w:r w:rsidRPr="6882D221" w:rsidR="5FEE9080">
        <w:t>Bluetooth</w:t>
      </w:r>
      <w:r w:rsidRPr="6882D221">
        <w:t xml:space="preserve"> connection to the smart watch. </w:t>
      </w:r>
      <w:r w:rsidRPr="6882D221" w:rsidR="68B51496">
        <w:t xml:space="preserve">This data need not be more than the tilt of the foot and the sensors triggered. </w:t>
      </w:r>
    </w:p>
    <w:p w:rsidR="748F4692" w:rsidP="00B074BA" w:rsidRDefault="3BD3F601" w14:paraId="5372F36E" w14:textId="25AB3836">
      <w:r w:rsidRPr="6882D221">
        <w:t>Bluetooth connection requires data encryption and decryption. Cipher block chaining</w:t>
      </w:r>
      <w:r w:rsidRPr="6882D221" w:rsidR="74810D78">
        <w:t xml:space="preserve"> is handled in CCM mode in the </w:t>
      </w:r>
      <w:proofErr w:type="spellStart"/>
      <w:r w:rsidRPr="6882D221" w:rsidR="74810D78">
        <w:t>seeed</w:t>
      </w:r>
      <w:proofErr w:type="spellEnd"/>
      <w:r w:rsidRPr="6882D221" w:rsidR="74810D78">
        <w:t xml:space="preserve"> board. </w:t>
      </w:r>
      <w:r w:rsidRPr="6882D221" w:rsidR="74B9DDE5">
        <w:t xml:space="preserve">Before a new packet encryption can occur, a new </w:t>
      </w:r>
      <w:proofErr w:type="gramStart"/>
      <w:r w:rsidRPr="6882D221" w:rsidR="74B9DDE5">
        <w:t>key-stream</w:t>
      </w:r>
      <w:proofErr w:type="gramEnd"/>
      <w:r w:rsidRPr="6882D221" w:rsidR="74B9DDE5">
        <w:t xml:space="preserve"> needs to be generated. </w:t>
      </w:r>
      <w:r w:rsidRPr="6882D221" w:rsidR="1EF8117C">
        <w:t xml:space="preserve">To do this, the CNFPTR must be configured, and the </w:t>
      </w:r>
      <w:r w:rsidRPr="6882D221" w:rsidR="69E5F153">
        <w:t xml:space="preserve">MODE </w:t>
      </w:r>
      <w:r w:rsidRPr="6882D221" w:rsidR="513C5268">
        <w:t>changed for</w:t>
      </w:r>
      <w:r w:rsidRPr="6882D221" w:rsidR="69E5F153">
        <w:t xml:space="preserve"> encryption, </w:t>
      </w:r>
      <w:r w:rsidRPr="6882D221" w:rsidR="1C41DBDF">
        <w:t>Afterward, the</w:t>
      </w:r>
      <w:r w:rsidRPr="6882D221" w:rsidR="74B9DDE5">
        <w:t xml:space="preserve"> KSGEN task </w:t>
      </w:r>
      <w:r w:rsidRPr="6882D221" w:rsidR="1252D248">
        <w:t xml:space="preserve">can be triggered, </w:t>
      </w:r>
      <w:r w:rsidRPr="6882D221" w:rsidR="74B9DDE5">
        <w:t xml:space="preserve">and an ENDKSGEN event is generated once the </w:t>
      </w:r>
      <w:proofErr w:type="gramStart"/>
      <w:r w:rsidRPr="6882D221" w:rsidR="74B9DDE5">
        <w:t>ke</w:t>
      </w:r>
      <w:r w:rsidRPr="6882D221" w:rsidR="2F31608C">
        <w:t>y-stream</w:t>
      </w:r>
      <w:proofErr w:type="gramEnd"/>
      <w:r w:rsidRPr="6882D221" w:rsidR="2F31608C">
        <w:t xml:space="preserve"> is complete. </w:t>
      </w:r>
      <w:r w:rsidRPr="6882D221" w:rsidR="07DD491E">
        <w:t xml:space="preserve">The SCRATCHPTR is assigned to the temporary memory area containing the </w:t>
      </w:r>
      <w:proofErr w:type="gramStart"/>
      <w:r w:rsidRPr="6882D221" w:rsidR="07DD491E">
        <w:t>key-stream</w:t>
      </w:r>
      <w:proofErr w:type="gramEnd"/>
      <w:r w:rsidRPr="6882D221" w:rsidR="07DD491E">
        <w:t xml:space="preserve">. The default length of a packet is 27 bytes. Our team must decide on the length of packet best to send. </w:t>
      </w:r>
      <w:r w:rsidRPr="6882D221" w:rsidR="408A6095">
        <w:t xml:space="preserve">The maximum packet payload size is 251 bytes. </w:t>
      </w:r>
      <w:r w:rsidR="748F4692">
        <w:br/>
      </w:r>
      <w:r w:rsidRPr="6882D221" w:rsidR="33B1D2E3">
        <w:t xml:space="preserve">In summary, the </w:t>
      </w:r>
      <w:proofErr w:type="spellStart"/>
      <w:r w:rsidRPr="6882D221" w:rsidR="5CBD9EB3">
        <w:t>S</w:t>
      </w:r>
      <w:r w:rsidRPr="6882D221" w:rsidR="33B1D2E3">
        <w:t>eeed</w:t>
      </w:r>
      <w:proofErr w:type="spellEnd"/>
      <w:r w:rsidRPr="6882D221" w:rsidR="7175AC67">
        <w:t xml:space="preserve"> </w:t>
      </w:r>
      <w:r w:rsidRPr="6882D221" w:rsidR="33B1D2E3">
        <w:t>board’s software needs to</w:t>
      </w:r>
      <w:r w:rsidRPr="6882D221" w:rsidR="28E0052B">
        <w:t>:</w:t>
      </w:r>
    </w:p>
    <w:p w:rsidR="33B1D2E3" w:rsidP="00B074BA" w:rsidRDefault="33B1D2E3" w14:paraId="140B7086" w14:textId="0DBB45C2">
      <w:pPr>
        <w:pStyle w:val="ListParagraph"/>
        <w:numPr>
          <w:ilvl w:val="0"/>
          <w:numId w:val="2"/>
        </w:numPr>
      </w:pPr>
      <w:r w:rsidRPr="5493C85A">
        <w:lastRenderedPageBreak/>
        <w:t xml:space="preserve">read in piezoelectric sensor </w:t>
      </w:r>
      <w:proofErr w:type="gramStart"/>
      <w:r w:rsidRPr="5493C85A">
        <w:t>information</w:t>
      </w:r>
      <w:proofErr w:type="gramEnd"/>
    </w:p>
    <w:p w:rsidR="33B1D2E3" w:rsidP="00B074BA" w:rsidRDefault="33B1D2E3" w14:paraId="00FFFE9D" w14:textId="12B9C32B">
      <w:pPr>
        <w:pStyle w:val="ListParagraph"/>
        <w:numPr>
          <w:ilvl w:val="0"/>
          <w:numId w:val="2"/>
        </w:numPr>
      </w:pPr>
      <w:r w:rsidRPr="5493C85A">
        <w:t xml:space="preserve">output live feedback </w:t>
      </w:r>
      <w:r w:rsidRPr="5493C85A" w:rsidR="2F469B8F">
        <w:t>for</w:t>
      </w:r>
      <w:r w:rsidRPr="5493C85A">
        <w:t xml:space="preserve"> the haptic </w:t>
      </w:r>
      <w:proofErr w:type="gramStart"/>
      <w:r w:rsidRPr="5493C85A">
        <w:t>vibrator</w:t>
      </w:r>
      <w:proofErr w:type="gramEnd"/>
    </w:p>
    <w:p w:rsidR="20288B2C" w:rsidP="00B074BA" w:rsidRDefault="20288B2C" w14:paraId="1F9F2E11" w14:textId="0546376E">
      <w:pPr>
        <w:pStyle w:val="ListParagraph"/>
        <w:numPr>
          <w:ilvl w:val="0"/>
          <w:numId w:val="2"/>
        </w:numPr>
      </w:pPr>
      <w:r w:rsidRPr="5493C85A">
        <w:t xml:space="preserve">Store </w:t>
      </w:r>
      <w:r w:rsidRPr="5493C85A" w:rsidR="33B1D2E3">
        <w:t xml:space="preserve">that data for </w:t>
      </w:r>
      <w:r w:rsidRPr="5493C85A" w:rsidR="19068CE4">
        <w:t>Bluetooth</w:t>
      </w:r>
      <w:r w:rsidRPr="5493C85A" w:rsidR="33B1D2E3">
        <w:t xml:space="preserve"> </w:t>
      </w:r>
      <w:proofErr w:type="gramStart"/>
      <w:r w:rsidRPr="5493C85A" w:rsidR="33B1D2E3">
        <w:t>transmission</w:t>
      </w:r>
      <w:proofErr w:type="gramEnd"/>
    </w:p>
    <w:p w:rsidR="5E3EBE17" w:rsidP="00B074BA" w:rsidRDefault="5E3EBE17" w14:paraId="6A347644" w14:textId="782587F4">
      <w:pPr>
        <w:pStyle w:val="ListParagraph"/>
        <w:numPr>
          <w:ilvl w:val="0"/>
          <w:numId w:val="2"/>
        </w:numPr>
      </w:pPr>
      <w:r w:rsidRPr="5493C85A">
        <w:t>Follow B</w:t>
      </w:r>
      <w:r w:rsidRPr="5493C85A" w:rsidR="33B1D2E3">
        <w:t>luetooth transmission</w:t>
      </w:r>
      <w:r w:rsidRPr="5493C85A" w:rsidR="585C59D5">
        <w:t xml:space="preserve"> protocols</w:t>
      </w:r>
      <w:r w:rsidRPr="5493C85A" w:rsidR="2AEFD8C0">
        <w:t>:</w:t>
      </w:r>
    </w:p>
    <w:p w:rsidR="2AEFD8C0" w:rsidP="00B074BA" w:rsidRDefault="2AEFD8C0" w14:paraId="47F22F97" w14:textId="7BC519E9">
      <w:pPr>
        <w:pStyle w:val="ListParagraph"/>
        <w:numPr>
          <w:ilvl w:val="0"/>
          <w:numId w:val="1"/>
        </w:numPr>
      </w:pPr>
      <w:r w:rsidRPr="5493C85A">
        <w:t>E</w:t>
      </w:r>
      <w:r w:rsidRPr="5493C85A" w:rsidR="4CB9C137">
        <w:t xml:space="preserve">nable </w:t>
      </w:r>
      <w:r w:rsidRPr="5493C85A" w:rsidR="1304457C">
        <w:t xml:space="preserve">CCM </w:t>
      </w:r>
      <w:proofErr w:type="gramStart"/>
      <w:r w:rsidRPr="5493C85A" w:rsidR="1304457C">
        <w:t>mode</w:t>
      </w:r>
      <w:proofErr w:type="gramEnd"/>
    </w:p>
    <w:p w:rsidR="1304457C" w:rsidP="00B074BA" w:rsidRDefault="1304457C" w14:paraId="172B6FBB" w14:textId="04831E72">
      <w:pPr>
        <w:pStyle w:val="ListParagraph"/>
        <w:numPr>
          <w:ilvl w:val="0"/>
          <w:numId w:val="1"/>
        </w:numPr>
      </w:pPr>
      <w:r w:rsidRPr="5493C85A">
        <w:t xml:space="preserve">MODE register </w:t>
      </w:r>
      <w:r w:rsidRPr="5493C85A" w:rsidR="37D6F81D">
        <w:t xml:space="preserve">(offset 0x504) </w:t>
      </w:r>
      <w:r w:rsidRPr="5493C85A">
        <w:t xml:space="preserve">must contain a </w:t>
      </w:r>
      <w:r w:rsidRPr="5493C85A" w:rsidR="5DF22553">
        <w:t xml:space="preserve">0 in bit number </w:t>
      </w:r>
      <w:proofErr w:type="gramStart"/>
      <w:r w:rsidRPr="5493C85A" w:rsidR="5DF22553">
        <w:t>0</w:t>
      </w:r>
      <w:proofErr w:type="gramEnd"/>
    </w:p>
    <w:p w:rsidR="602D66F7" w:rsidP="00B074BA" w:rsidRDefault="602D66F7" w14:paraId="465EA07F" w14:textId="61A883D2">
      <w:pPr>
        <w:pStyle w:val="ListParagraph"/>
        <w:numPr>
          <w:ilvl w:val="0"/>
          <w:numId w:val="1"/>
        </w:numPr>
      </w:pPr>
      <w:r w:rsidRPr="6882D221">
        <w:t>Choose data rate (M</w:t>
      </w:r>
      <w:r w:rsidRPr="6882D221" w:rsidR="23BFF280">
        <w:t>ODE</w:t>
      </w:r>
      <w:r w:rsidRPr="6882D221">
        <w:t xml:space="preserve"> register bits 16 &amp; 17)</w:t>
      </w:r>
    </w:p>
    <w:p w:rsidR="22D440A5" w:rsidP="00B074BA" w:rsidRDefault="22D440A5" w14:paraId="5A431A93" w14:textId="39C4A547">
      <w:pPr>
        <w:pStyle w:val="ListParagraph"/>
        <w:numPr>
          <w:ilvl w:val="0"/>
          <w:numId w:val="1"/>
        </w:numPr>
      </w:pPr>
      <w:r w:rsidRPr="6882D221">
        <w:t>Choose length (default is M</w:t>
      </w:r>
      <w:r w:rsidRPr="6882D221" w:rsidR="3A29ABAF">
        <w:t>ODE</w:t>
      </w:r>
      <w:r w:rsidRPr="6882D221">
        <w:t xml:space="preserve"> register bit 24 = 0 [length of </w:t>
      </w:r>
      <w:r w:rsidRPr="6882D221" w:rsidR="6DC2207C">
        <w:t xml:space="preserve">5 bits for </w:t>
      </w:r>
      <w:r w:rsidRPr="6882D221" w:rsidR="05087DDB">
        <w:t>27-byte</w:t>
      </w:r>
      <w:r w:rsidRPr="6882D221" w:rsidR="6DC2207C">
        <w:t xml:space="preserve"> packet</w:t>
      </w:r>
      <w:r w:rsidRPr="6882D221" w:rsidR="5C8A9AED">
        <w:t xml:space="preserve"> pay</w:t>
      </w:r>
      <w:r w:rsidRPr="6882D221" w:rsidR="6DC2207C">
        <w:t>loads]</w:t>
      </w:r>
      <w:r w:rsidRPr="6882D221">
        <w:t xml:space="preserve">, otherwise MAXPACKETSIZE </w:t>
      </w:r>
      <w:r w:rsidRPr="6882D221" w:rsidR="2876D108">
        <w:t>value is read for packet</w:t>
      </w:r>
      <w:r w:rsidRPr="6882D221" w:rsidR="39034D6A">
        <w:t xml:space="preserve"> pay</w:t>
      </w:r>
      <w:r w:rsidRPr="6882D221" w:rsidR="2876D108">
        <w:t xml:space="preserve">loads, with </w:t>
      </w:r>
      <w:r w:rsidRPr="6882D221" w:rsidR="726C728A">
        <w:t>8-bit</w:t>
      </w:r>
      <w:r w:rsidRPr="6882D221" w:rsidR="33BF1B28">
        <w:t xml:space="preserve"> packets</w:t>
      </w:r>
      <w:r w:rsidRPr="6882D221" w:rsidR="2876D108">
        <w:t>)</w:t>
      </w:r>
    </w:p>
    <w:p w:rsidR="325F5121" w:rsidP="00B074BA" w:rsidRDefault="325F5121" w14:paraId="26D607C9" w14:textId="0E3B96B8">
      <w:pPr>
        <w:pStyle w:val="ListParagraph"/>
        <w:numPr>
          <w:ilvl w:val="0"/>
          <w:numId w:val="1"/>
        </w:numPr>
      </w:pPr>
      <w:r w:rsidRPr="5493C85A">
        <w:t xml:space="preserve">Wait for ENDKSGEN </w:t>
      </w:r>
      <w:proofErr w:type="gramStart"/>
      <w:r w:rsidRPr="5493C85A">
        <w:t>flag</w:t>
      </w:r>
      <w:proofErr w:type="gramEnd"/>
    </w:p>
    <w:p w:rsidR="325F5121" w:rsidP="00B074BA" w:rsidRDefault="325F5121" w14:paraId="58D32464" w14:textId="7A16B972">
      <w:pPr>
        <w:pStyle w:val="ListParagraph"/>
        <w:numPr>
          <w:ilvl w:val="0"/>
          <w:numId w:val="1"/>
        </w:numPr>
      </w:pPr>
      <w:r w:rsidRPr="5493C85A">
        <w:t>Point INPTR to address of stored data</w:t>
      </w:r>
      <w:r w:rsidRPr="5493C85A" w:rsidR="4409CCFD">
        <w:t xml:space="preserve"> to be </w:t>
      </w:r>
      <w:proofErr w:type="gramStart"/>
      <w:r w:rsidRPr="5493C85A" w:rsidR="4409CCFD">
        <w:t>transmitted</w:t>
      </w:r>
      <w:proofErr w:type="gramEnd"/>
    </w:p>
    <w:p w:rsidR="571EB6AA" w:rsidP="00B074BA" w:rsidRDefault="571EB6AA" w14:paraId="3867B320" w14:textId="1F4CFFB3">
      <w:r w:rsidRPr="6882D221">
        <w:t>Packet encryption can occur simultaneously with transmission, so timing is not an issue—</w:t>
      </w:r>
      <w:r w:rsidRPr="6882D221" w:rsidR="39F51571">
        <w:t>if</w:t>
      </w:r>
      <w:r w:rsidRPr="6882D221">
        <w:t xml:space="preserve"> no shortcuts are used</w:t>
      </w:r>
      <w:r w:rsidRPr="6882D221" w:rsidR="71043652">
        <w:t>, and the key is generated before transmission begins.</w:t>
      </w:r>
    </w:p>
    <w:p w:rsidR="63026518" w:rsidP="00B074BA" w:rsidRDefault="63026518" w14:paraId="29B22E17" w14:textId="1F4CFFB3"/>
    <w:p w:rsidR="00B46057" w:rsidP="00656838" w:rsidRDefault="00B46057" w14:paraId="39891558" w14:textId="7C37B0E5">
      <w:pPr>
        <w:pStyle w:val="Heading3"/>
        <w:rPr>
          <w:rFonts w:ascii="Iskoola Pota" w:hAnsi="Iskoola Pota" w:eastAsia="Iskoola Pota" w:cs="Iskoola Pota"/>
        </w:rPr>
      </w:pPr>
      <w:bookmarkStart w:name="_Toc148711229" w:id="55"/>
      <w:bookmarkStart w:name="_Toc1008388572" w:id="56"/>
      <w:r>
        <w:t xml:space="preserve">3.2.3 </w:t>
      </w:r>
      <w:r w:rsidR="00820CA8">
        <w:t xml:space="preserve">Prusa Slicer </w:t>
      </w:r>
      <w:r w:rsidRPr="009D462A" w:rsidR="00820CA8">
        <w:rPr>
          <w:strike/>
        </w:rPr>
        <w:t>2.6.1</w:t>
      </w:r>
      <w:bookmarkEnd w:id="55"/>
      <w:r w:rsidR="005E1CC5">
        <w:t xml:space="preserve"> </w:t>
      </w:r>
      <w:r w:rsidR="00BA1F77">
        <w:t>&amp; Fusion 360</w:t>
      </w:r>
      <w:bookmarkEnd w:id="56"/>
      <w:r w:rsidR="00BA1F77">
        <w:t xml:space="preserve"> </w:t>
      </w:r>
    </w:p>
    <w:p w:rsidR="19AE77BD" w:rsidP="1121AC05" w:rsidRDefault="2EF708E1" w14:paraId="65F7A64D" w14:textId="2DE98ED4">
      <w:r>
        <w:t>These are the tools to</w:t>
      </w:r>
      <w:r w:rsidR="00462CEB">
        <w:t xml:space="preserve"> be used to </w:t>
      </w:r>
      <w:r w:rsidR="005B0560">
        <w:t xml:space="preserve">print out </w:t>
      </w:r>
      <w:r w:rsidR="0439B4AD">
        <w:t xml:space="preserve">project </w:t>
      </w:r>
      <w:r w:rsidR="005B0560">
        <w:t xml:space="preserve">designs. </w:t>
      </w:r>
      <w:r w:rsidR="00BA1F77">
        <w:t xml:space="preserve">Fusion 360 is a </w:t>
      </w:r>
      <w:r w:rsidR="00E95C5E">
        <w:t xml:space="preserve">program </w:t>
      </w:r>
      <w:r w:rsidR="254BDF04">
        <w:t>to</w:t>
      </w:r>
      <w:r w:rsidR="00E95C5E">
        <w:t xml:space="preserve"> create </w:t>
      </w:r>
      <w:r w:rsidR="0DFBEBE6">
        <w:t>3D models.</w:t>
      </w:r>
      <w:r w:rsidR="00134752">
        <w:t xml:space="preserve"> </w:t>
      </w:r>
      <w:r w:rsidR="219A01E5">
        <w:t>I</w:t>
      </w:r>
      <w:r w:rsidR="00134752">
        <w:t xml:space="preserve">nsoles </w:t>
      </w:r>
      <w:r w:rsidR="62E78FC9">
        <w:t xml:space="preserve">are created, edited, </w:t>
      </w:r>
      <w:r w:rsidR="00134752">
        <w:t xml:space="preserve">and </w:t>
      </w:r>
      <w:r w:rsidR="0049467B">
        <w:t>improve</w:t>
      </w:r>
      <w:r w:rsidR="3A3ECFA1">
        <w:t>d</w:t>
      </w:r>
      <w:r w:rsidR="0049467B">
        <w:t xml:space="preserve"> with Fusion</w:t>
      </w:r>
      <w:r w:rsidR="696B8E66">
        <w:t>. O</w:t>
      </w:r>
      <w:r w:rsidR="0049467B">
        <w:t xml:space="preserve">nce </w:t>
      </w:r>
      <w:r w:rsidR="15B6F8FF">
        <w:t>completed,</w:t>
      </w:r>
      <w:r w:rsidR="0049467B">
        <w:t xml:space="preserve"> </w:t>
      </w:r>
      <w:r w:rsidR="179D8F16">
        <w:t>the design is</w:t>
      </w:r>
      <w:r w:rsidR="02C043F4">
        <w:t xml:space="preserve"> used to </w:t>
      </w:r>
      <w:r w:rsidR="0049467B">
        <w:t>create a</w:t>
      </w:r>
      <w:r w:rsidR="5B4D73D5">
        <w:t>n</w:t>
      </w:r>
      <w:r w:rsidR="0049467B">
        <w:t xml:space="preserve"> STL file of </w:t>
      </w:r>
      <w:r w:rsidR="396B2F3C">
        <w:t>our</w:t>
      </w:r>
      <w:r w:rsidR="0049467B">
        <w:t xml:space="preserve"> design.</w:t>
      </w:r>
      <w:r w:rsidR="0030684E">
        <w:t xml:space="preserve"> Prusa </w:t>
      </w:r>
      <w:r w:rsidR="00170653">
        <w:t>3 printer</w:t>
      </w:r>
      <w:r w:rsidR="40E02461">
        <w:t xml:space="preserve"> prints the design, along with i</w:t>
      </w:r>
      <w:r w:rsidR="00170653">
        <w:t>ts slicer (Prusa slicer)</w:t>
      </w:r>
      <w:r w:rsidR="00C3029B">
        <w:t xml:space="preserve">. </w:t>
      </w:r>
      <w:r w:rsidR="5F4F61B9">
        <w:t xml:space="preserve">Prusa 3 </w:t>
      </w:r>
      <w:r w:rsidR="2AC0E8BC">
        <w:t>translates the</w:t>
      </w:r>
      <w:r w:rsidR="00C3029B">
        <w:t xml:space="preserve"> design into code for the 3d printer</w:t>
      </w:r>
      <w:r w:rsidR="1BB53DC1">
        <w:t>.</w:t>
      </w:r>
      <w:r w:rsidR="00C3029B">
        <w:t xml:space="preserve"> </w:t>
      </w:r>
      <w:r w:rsidR="08BC69DC">
        <w:t>From</w:t>
      </w:r>
      <w:r w:rsidR="00C3029B">
        <w:t xml:space="preserve"> there</w:t>
      </w:r>
      <w:r w:rsidR="0035E23E">
        <w:t>,</w:t>
      </w:r>
      <w:r w:rsidR="00C3029B">
        <w:t xml:space="preserve"> infill settings and temperatures </w:t>
      </w:r>
      <w:r w:rsidR="59D5591A">
        <w:t>are set to get t</w:t>
      </w:r>
      <w:r w:rsidR="00C3029B">
        <w:t>he desired finish and densit</w:t>
      </w:r>
      <w:r w:rsidR="07292775">
        <w:t>y.</w:t>
      </w:r>
      <w:r w:rsidR="19AE77BD">
        <w:br w:type="page"/>
      </w:r>
    </w:p>
    <w:p w:rsidR="0B26DE2B" w:rsidP="00B074BA" w:rsidRDefault="0DB7E5D4" w14:paraId="2C135B5C" w14:textId="6B9D539B">
      <w:pPr>
        <w:pStyle w:val="Heading1"/>
        <w:rPr>
          <w:rFonts w:ascii="Iskoola Pota" w:hAnsi="Iskoola Pota" w:eastAsia="Iskoola Pota" w:cs="Iskoola Pota"/>
          <w:sz w:val="24"/>
          <w:szCs w:val="24"/>
        </w:rPr>
      </w:pPr>
      <w:bookmarkStart w:name="_Toc148711230" w:id="57"/>
      <w:bookmarkStart w:name="_Toc1900016488" w:id="58"/>
      <w:r>
        <w:lastRenderedPageBreak/>
        <w:t>4</w:t>
      </w:r>
      <w:r w:rsidR="0B26DE2B">
        <w:t>.0 C</w:t>
      </w:r>
      <w:r w:rsidR="65F7EF46">
        <w:t>osts</w:t>
      </w:r>
      <w:bookmarkEnd w:id="57"/>
      <w:bookmarkEnd w:id="58"/>
    </w:p>
    <w:p w:rsidR="3C6CF2B7" w:rsidP="00B074BA" w:rsidRDefault="3C6CF2B7" w14:paraId="14C06319" w14:textId="6033F3F8">
      <w:pPr>
        <w:rPr>
          <w:sz w:val="28"/>
          <w:szCs w:val="28"/>
        </w:rPr>
      </w:pPr>
      <w:r>
        <w:t>The following table lists the projected definite costs of the Smart Stepper.</w:t>
      </w:r>
    </w:p>
    <w:tbl>
      <w:tblPr>
        <w:tblStyle w:val="TableGrid"/>
        <w:tblW w:w="9360" w:type="dxa"/>
        <w:tblLayout w:type="fixed"/>
        <w:tblLook w:val="06A0" w:firstRow="1" w:lastRow="0" w:firstColumn="1" w:lastColumn="0" w:noHBand="1" w:noVBand="1"/>
      </w:tblPr>
      <w:tblGrid>
        <w:gridCol w:w="4890"/>
        <w:gridCol w:w="930"/>
        <w:gridCol w:w="1782"/>
        <w:gridCol w:w="1758"/>
      </w:tblGrid>
      <w:tr w:rsidR="34459DD4" w:rsidTr="1121AC05" w14:paraId="74D2BDF3" w14:textId="77777777">
        <w:trPr>
          <w:trHeight w:val="300"/>
        </w:trPr>
        <w:tc>
          <w:tcPr>
            <w:tcW w:w="4890" w:type="dxa"/>
          </w:tcPr>
          <w:p w:rsidR="6E00B73C" w:rsidP="00B074BA" w:rsidRDefault="6CD35354" w14:paraId="5748F20D" w14:textId="36FDD4F5">
            <w:r w:rsidRPr="424D13DB">
              <w:t xml:space="preserve"> P</w:t>
            </w:r>
            <w:r w:rsidRPr="424D13DB" w:rsidR="2AD77641">
              <w:t>r</w:t>
            </w:r>
            <w:r w:rsidRPr="424D13DB">
              <w:t>oduct</w:t>
            </w:r>
          </w:p>
        </w:tc>
        <w:tc>
          <w:tcPr>
            <w:tcW w:w="930" w:type="dxa"/>
          </w:tcPr>
          <w:p w:rsidR="34E40EC7" w:rsidP="00B074BA" w:rsidRDefault="34E40EC7" w14:paraId="30377360" w14:textId="22840B9E">
            <w:r w:rsidRPr="424D13DB">
              <w:t>U</w:t>
            </w:r>
            <w:r w:rsidRPr="424D13DB" w:rsidR="2609E69A">
              <w:t>nits</w:t>
            </w:r>
          </w:p>
        </w:tc>
        <w:tc>
          <w:tcPr>
            <w:tcW w:w="1782" w:type="dxa"/>
          </w:tcPr>
          <w:p w:rsidR="6E00B73C" w:rsidP="00B074BA" w:rsidRDefault="21343ECA" w14:paraId="2856370E" w14:textId="7610B1A1">
            <w:r w:rsidRPr="424D13DB">
              <w:t>Price</w:t>
            </w:r>
            <w:r w:rsidRPr="424D13DB" w:rsidR="02528216">
              <w:t xml:space="preserve"> </w:t>
            </w:r>
            <w:r w:rsidRPr="424D13DB" w:rsidR="52AE5A4D">
              <w:t>P</w:t>
            </w:r>
            <w:r w:rsidRPr="424D13DB" w:rsidR="02528216">
              <w:t xml:space="preserve">er </w:t>
            </w:r>
            <w:r w:rsidRPr="424D13DB" w:rsidR="742B7B8B">
              <w:t>U</w:t>
            </w:r>
            <w:r w:rsidRPr="424D13DB" w:rsidR="02528216">
              <w:t>nit</w:t>
            </w:r>
          </w:p>
        </w:tc>
        <w:tc>
          <w:tcPr>
            <w:tcW w:w="1758" w:type="dxa"/>
          </w:tcPr>
          <w:p w:rsidR="26CB4157" w:rsidP="00B074BA" w:rsidRDefault="26CB4157" w14:paraId="3C22E337" w14:textId="608A4C38">
            <w:r w:rsidRPr="424D13DB">
              <w:t>C</w:t>
            </w:r>
            <w:r w:rsidRPr="424D13DB" w:rsidR="02528216">
              <w:t>ost</w:t>
            </w:r>
          </w:p>
        </w:tc>
      </w:tr>
      <w:tr w:rsidR="34459DD4" w:rsidTr="1121AC05" w14:paraId="23BAFDFA" w14:textId="77777777">
        <w:trPr>
          <w:trHeight w:val="300"/>
        </w:trPr>
        <w:tc>
          <w:tcPr>
            <w:tcW w:w="4890" w:type="dxa"/>
          </w:tcPr>
          <w:p w:rsidR="6E00B73C" w:rsidP="00B074BA" w:rsidRDefault="6CD35354" w14:paraId="2F9835AF" w14:textId="3D60FDCB">
            <w:r w:rsidRPr="424D13DB">
              <w:t>Bangle.JS 2 Smart Watch</w:t>
            </w:r>
          </w:p>
        </w:tc>
        <w:tc>
          <w:tcPr>
            <w:tcW w:w="930" w:type="dxa"/>
          </w:tcPr>
          <w:p w:rsidR="0F67E24C" w:rsidP="00B074BA" w:rsidRDefault="0F67E24C" w14:paraId="2B3F8A53" w14:textId="5E4A705F">
            <w:r w:rsidRPr="424D13DB">
              <w:t>1</w:t>
            </w:r>
          </w:p>
        </w:tc>
        <w:tc>
          <w:tcPr>
            <w:tcW w:w="1782" w:type="dxa"/>
          </w:tcPr>
          <w:p w:rsidR="6E00B73C" w:rsidP="00B074BA" w:rsidRDefault="6CD35354" w14:paraId="2B0C0B1A" w14:textId="21105AB1">
            <w:r w:rsidRPr="424D13DB">
              <w:t>$93.22</w:t>
            </w:r>
          </w:p>
        </w:tc>
        <w:tc>
          <w:tcPr>
            <w:tcW w:w="1758" w:type="dxa"/>
          </w:tcPr>
          <w:p w:rsidR="5F8D08F0" w:rsidP="00B074BA" w:rsidRDefault="5F8D08F0" w14:paraId="618C6108" w14:textId="239ACBAA">
            <w:r w:rsidRPr="424D13DB">
              <w:t>$93.22</w:t>
            </w:r>
          </w:p>
        </w:tc>
      </w:tr>
      <w:tr w:rsidR="34459DD4" w:rsidTr="1121AC05" w14:paraId="781218A7" w14:textId="77777777">
        <w:trPr>
          <w:trHeight w:val="300"/>
        </w:trPr>
        <w:tc>
          <w:tcPr>
            <w:tcW w:w="4890" w:type="dxa"/>
          </w:tcPr>
          <w:p w:rsidR="467B55D6" w:rsidP="00B074BA" w:rsidRDefault="28029C85" w14:paraId="36DB6E06" w14:textId="28F877EE">
            <w:proofErr w:type="spellStart"/>
            <w:r w:rsidRPr="424D13DB">
              <w:t>Seeed</w:t>
            </w:r>
            <w:proofErr w:type="spellEnd"/>
            <w:r w:rsidRPr="424D13DB">
              <w:t xml:space="preserve"> Studio Microcontroller </w:t>
            </w:r>
          </w:p>
        </w:tc>
        <w:tc>
          <w:tcPr>
            <w:tcW w:w="930" w:type="dxa"/>
          </w:tcPr>
          <w:p w:rsidR="45208C1E" w:rsidP="00B074BA" w:rsidRDefault="45208C1E" w14:paraId="57BA2876" w14:textId="6AAD1310">
            <w:r w:rsidRPr="424D13DB">
              <w:t>2</w:t>
            </w:r>
          </w:p>
        </w:tc>
        <w:tc>
          <w:tcPr>
            <w:tcW w:w="1782" w:type="dxa"/>
          </w:tcPr>
          <w:p w:rsidR="34459DD4" w:rsidP="00B074BA" w:rsidRDefault="0421D727" w14:paraId="21088608" w14:textId="5A724E04">
            <w:r w:rsidRPr="424D13DB">
              <w:t>$</w:t>
            </w:r>
            <w:r w:rsidRPr="424D13DB" w:rsidR="0F8D681B">
              <w:t>15.99</w:t>
            </w:r>
          </w:p>
        </w:tc>
        <w:tc>
          <w:tcPr>
            <w:tcW w:w="1758" w:type="dxa"/>
          </w:tcPr>
          <w:p w:rsidR="31D3C0A2" w:rsidP="00B074BA" w:rsidRDefault="31D3C0A2" w14:paraId="05054E11" w14:textId="65564A6E">
            <w:r w:rsidRPr="424D13DB">
              <w:t>$31.98</w:t>
            </w:r>
          </w:p>
        </w:tc>
      </w:tr>
      <w:tr w:rsidR="34459DD4" w:rsidTr="1121AC05" w14:paraId="7AFACF42" w14:textId="77777777">
        <w:trPr>
          <w:trHeight w:val="300"/>
        </w:trPr>
        <w:tc>
          <w:tcPr>
            <w:tcW w:w="4890" w:type="dxa"/>
          </w:tcPr>
          <w:p w:rsidR="34459DD4" w:rsidP="00B074BA" w:rsidRDefault="230D60CC" w14:paraId="69700967" w14:textId="1FD8A3CD">
            <w:r w:rsidRPr="424D13DB">
              <w:t>3.7V Lithium Ion Battery</w:t>
            </w:r>
          </w:p>
        </w:tc>
        <w:tc>
          <w:tcPr>
            <w:tcW w:w="930" w:type="dxa"/>
          </w:tcPr>
          <w:p w:rsidR="230D60CC" w:rsidP="00B074BA" w:rsidRDefault="230D60CC" w14:paraId="6D23BF45" w14:textId="479E42E3">
            <w:r w:rsidRPr="424D13DB">
              <w:t>2</w:t>
            </w:r>
          </w:p>
        </w:tc>
        <w:tc>
          <w:tcPr>
            <w:tcW w:w="1782" w:type="dxa"/>
          </w:tcPr>
          <w:p w:rsidR="34459DD4" w:rsidP="00B074BA" w:rsidRDefault="230D60CC" w14:paraId="7F80AA2F" w14:textId="54E10E1B">
            <w:r w:rsidRPr="424D13DB">
              <w:t>$14.95</w:t>
            </w:r>
          </w:p>
        </w:tc>
        <w:tc>
          <w:tcPr>
            <w:tcW w:w="1758" w:type="dxa"/>
          </w:tcPr>
          <w:p w:rsidR="230D60CC" w:rsidP="00B074BA" w:rsidRDefault="230D60CC" w14:paraId="4FFD4BA3" w14:textId="1FCDEBD6">
            <w:r w:rsidRPr="424D13DB">
              <w:t>$29.90</w:t>
            </w:r>
          </w:p>
        </w:tc>
      </w:tr>
      <w:tr w:rsidR="34459DD4" w:rsidTr="1121AC05" w14:paraId="13A74713" w14:textId="77777777">
        <w:trPr>
          <w:trHeight w:val="300"/>
        </w:trPr>
        <w:tc>
          <w:tcPr>
            <w:tcW w:w="4890" w:type="dxa"/>
          </w:tcPr>
          <w:p w:rsidR="34459DD4" w:rsidP="00B074BA" w:rsidRDefault="230D60CC" w14:paraId="70EDBFC4" w14:textId="68D87E8C">
            <w:r w:rsidRPr="424D13DB">
              <w:t>Piezo Electric Sensor</w:t>
            </w:r>
          </w:p>
        </w:tc>
        <w:tc>
          <w:tcPr>
            <w:tcW w:w="930" w:type="dxa"/>
          </w:tcPr>
          <w:p w:rsidR="230D60CC" w:rsidP="00B074BA" w:rsidRDefault="230D60CC" w14:paraId="144F1029" w14:textId="4078F049">
            <w:r w:rsidRPr="424D13DB">
              <w:t>10</w:t>
            </w:r>
          </w:p>
        </w:tc>
        <w:tc>
          <w:tcPr>
            <w:tcW w:w="1782" w:type="dxa"/>
          </w:tcPr>
          <w:p w:rsidR="34459DD4" w:rsidP="00B074BA" w:rsidRDefault="230D60CC" w14:paraId="79918D01" w14:textId="5B10502B">
            <w:r w:rsidRPr="424D13DB">
              <w:t>$0.79</w:t>
            </w:r>
          </w:p>
        </w:tc>
        <w:tc>
          <w:tcPr>
            <w:tcW w:w="1758" w:type="dxa"/>
          </w:tcPr>
          <w:p w:rsidR="230D60CC" w:rsidP="00B074BA" w:rsidRDefault="230D60CC" w14:paraId="4ECA2978" w14:textId="1700EA43">
            <w:r w:rsidRPr="424D13DB">
              <w:t>$7.99</w:t>
            </w:r>
          </w:p>
        </w:tc>
      </w:tr>
      <w:tr w:rsidR="34459DD4" w:rsidTr="1121AC05" w14:paraId="599BA984" w14:textId="77777777">
        <w:trPr>
          <w:trHeight w:val="300"/>
        </w:trPr>
        <w:tc>
          <w:tcPr>
            <w:tcW w:w="4890" w:type="dxa"/>
          </w:tcPr>
          <w:p w:rsidR="34459DD4" w:rsidP="00B074BA" w:rsidRDefault="230D60CC" w14:paraId="19830D89" w14:textId="0A6BC22F">
            <w:r w:rsidRPr="424D13DB">
              <w:t>Haptic Vibrator</w:t>
            </w:r>
          </w:p>
        </w:tc>
        <w:tc>
          <w:tcPr>
            <w:tcW w:w="930" w:type="dxa"/>
          </w:tcPr>
          <w:p w:rsidR="230D60CC" w:rsidP="00B074BA" w:rsidRDefault="230D60CC" w14:paraId="1F9031D3" w14:textId="791B0C25">
            <w:r w:rsidRPr="424D13DB">
              <w:t>2</w:t>
            </w:r>
          </w:p>
        </w:tc>
        <w:tc>
          <w:tcPr>
            <w:tcW w:w="1782" w:type="dxa"/>
          </w:tcPr>
          <w:p w:rsidR="34459DD4" w:rsidP="00B074BA" w:rsidRDefault="230D60CC" w14:paraId="20091A73" w14:textId="527A887B">
            <w:r w:rsidRPr="424D13DB">
              <w:t>$1.20</w:t>
            </w:r>
          </w:p>
        </w:tc>
        <w:tc>
          <w:tcPr>
            <w:tcW w:w="1758" w:type="dxa"/>
          </w:tcPr>
          <w:p w:rsidR="230D60CC" w:rsidP="00B074BA" w:rsidRDefault="230D60CC" w14:paraId="1E199172" w14:textId="0F47663B">
            <w:r w:rsidRPr="424D13DB">
              <w:t>$2.40</w:t>
            </w:r>
          </w:p>
        </w:tc>
      </w:tr>
      <w:tr w:rsidR="424D13DB" w:rsidTr="1121AC05" w14:paraId="0C1A0E84" w14:textId="77777777">
        <w:trPr>
          <w:trHeight w:val="300"/>
        </w:trPr>
        <w:tc>
          <w:tcPr>
            <w:tcW w:w="4890" w:type="dxa"/>
          </w:tcPr>
          <w:p w:rsidR="230D60CC" w:rsidP="00B074BA" w:rsidRDefault="230D60CC" w14:paraId="4E99153C" w14:textId="73E95913">
            <w:r w:rsidRPr="424D13DB">
              <w:t>Shoes (pair)</w:t>
            </w:r>
          </w:p>
        </w:tc>
        <w:tc>
          <w:tcPr>
            <w:tcW w:w="930" w:type="dxa"/>
          </w:tcPr>
          <w:p w:rsidR="230D60CC" w:rsidP="00B074BA" w:rsidRDefault="230D60CC" w14:paraId="6813D31E" w14:textId="212DE483">
            <w:r w:rsidRPr="424D13DB">
              <w:t>1</w:t>
            </w:r>
          </w:p>
        </w:tc>
        <w:tc>
          <w:tcPr>
            <w:tcW w:w="1782" w:type="dxa"/>
          </w:tcPr>
          <w:p w:rsidR="19F6B5BC" w:rsidP="00B074BA" w:rsidRDefault="19F6B5BC" w14:paraId="7A64CCCC" w14:textId="032CEB9B">
            <w:r w:rsidRPr="424D13DB">
              <w:t>$29.99</w:t>
            </w:r>
          </w:p>
        </w:tc>
        <w:tc>
          <w:tcPr>
            <w:tcW w:w="1758" w:type="dxa"/>
          </w:tcPr>
          <w:p w:rsidR="19F6B5BC" w:rsidP="00B074BA" w:rsidRDefault="19F6B5BC" w14:paraId="6C6C7809" w14:textId="511B0215">
            <w:r w:rsidRPr="424D13DB">
              <w:t>$29.99</w:t>
            </w:r>
          </w:p>
        </w:tc>
      </w:tr>
      <w:tr w:rsidR="424D13DB" w:rsidTr="1121AC05" w14:paraId="346B7479" w14:textId="77777777">
        <w:trPr>
          <w:trHeight w:val="300"/>
        </w:trPr>
        <w:tc>
          <w:tcPr>
            <w:tcW w:w="4890" w:type="dxa"/>
          </w:tcPr>
          <w:p w:rsidR="01713DEF" w:rsidP="00B074BA" w:rsidRDefault="01713DEF" w14:paraId="58836ABE" w14:textId="1B3E4E54">
            <w:r w:rsidRPr="424D13DB">
              <w:t>Filament TPU Roll</w:t>
            </w:r>
          </w:p>
        </w:tc>
        <w:tc>
          <w:tcPr>
            <w:tcW w:w="930" w:type="dxa"/>
          </w:tcPr>
          <w:p w:rsidR="01713DEF" w:rsidP="00B074BA" w:rsidRDefault="01713DEF" w14:paraId="13E31B18" w14:textId="173857FB">
            <w:r w:rsidRPr="424D13DB">
              <w:t>1</w:t>
            </w:r>
          </w:p>
        </w:tc>
        <w:tc>
          <w:tcPr>
            <w:tcW w:w="1782" w:type="dxa"/>
          </w:tcPr>
          <w:p w:rsidR="01713DEF" w:rsidP="00B074BA" w:rsidRDefault="01713DEF" w14:paraId="033265C7" w14:textId="33A9C1BB">
            <w:r w:rsidRPr="424D13DB">
              <w:t>$52.99</w:t>
            </w:r>
          </w:p>
        </w:tc>
        <w:tc>
          <w:tcPr>
            <w:tcW w:w="1758" w:type="dxa"/>
          </w:tcPr>
          <w:p w:rsidR="01713DEF" w:rsidP="00B074BA" w:rsidRDefault="01713DEF" w14:paraId="7FB5DE75" w14:textId="323D2D77">
            <w:r w:rsidRPr="424D13DB">
              <w:t>$52.99</w:t>
            </w:r>
          </w:p>
        </w:tc>
      </w:tr>
      <w:tr w:rsidR="424D13DB" w:rsidTr="1121AC05" w14:paraId="49FC276B" w14:textId="77777777">
        <w:trPr>
          <w:trHeight w:val="300"/>
        </w:trPr>
        <w:tc>
          <w:tcPr>
            <w:tcW w:w="4890" w:type="dxa"/>
          </w:tcPr>
          <w:p w:rsidR="0A408961" w:rsidP="00B074BA" w:rsidRDefault="7D65D759" w14:paraId="607465D7" w14:textId="1F50315F">
            <w:r w:rsidRPr="5493C85A">
              <w:t xml:space="preserve">Total </w:t>
            </w:r>
            <w:r w:rsidRPr="5493C85A" w:rsidR="4CDD6FDE">
              <w:t>Physical C</w:t>
            </w:r>
            <w:r w:rsidRPr="5493C85A">
              <w:t>ost</w:t>
            </w:r>
          </w:p>
        </w:tc>
        <w:tc>
          <w:tcPr>
            <w:tcW w:w="930" w:type="dxa"/>
          </w:tcPr>
          <w:p w:rsidR="424D13DB" w:rsidP="00B074BA" w:rsidRDefault="424D13DB" w14:paraId="6AADA9B9" w14:textId="6B0BB9A4"/>
        </w:tc>
        <w:tc>
          <w:tcPr>
            <w:tcW w:w="1782" w:type="dxa"/>
          </w:tcPr>
          <w:p w:rsidR="424D13DB" w:rsidP="00B074BA" w:rsidRDefault="424D13DB" w14:paraId="5749156A" w14:textId="6B98B199"/>
        </w:tc>
        <w:tc>
          <w:tcPr>
            <w:tcW w:w="1758" w:type="dxa"/>
          </w:tcPr>
          <w:p w:rsidR="247A56B7" w:rsidP="00B074BA" w:rsidRDefault="247A56B7" w14:paraId="489BD638" w14:textId="06ECD3E9">
            <w:r w:rsidRPr="424D13DB">
              <w:t>$248.47</w:t>
            </w:r>
          </w:p>
        </w:tc>
      </w:tr>
    </w:tbl>
    <w:p w:rsidR="501CB41A" w:rsidP="1121AC05" w:rsidRDefault="501CB41A" w14:paraId="1D2B37BB" w14:textId="0A955E71">
      <w:pPr>
        <w:pStyle w:val="Caption"/>
        <w:keepNext/>
        <w:rPr>
          <w:b/>
          <w:bCs/>
          <w:i w:val="0"/>
          <w:iCs w:val="0"/>
          <w:sz w:val="20"/>
          <w:szCs w:val="20"/>
        </w:rPr>
      </w:pPr>
      <w:r w:rsidRPr="1121AC05">
        <w:rPr>
          <w:b/>
          <w:bCs/>
          <w:i w:val="0"/>
          <w:iCs w:val="0"/>
          <w:sz w:val="20"/>
          <w:szCs w:val="20"/>
        </w:rPr>
        <w:t xml:space="preserve">Table </w:t>
      </w:r>
      <w:r>
        <w:fldChar w:fldCharType="begin"/>
      </w:r>
      <w:r>
        <w:instrText>SEQ Table \* ARABIC</w:instrText>
      </w:r>
      <w:r>
        <w:fldChar w:fldCharType="separate"/>
      </w:r>
      <w:r w:rsidRPr="1121AC05">
        <w:rPr>
          <w:noProof/>
        </w:rPr>
        <w:t>6</w:t>
      </w:r>
      <w:r>
        <w:fldChar w:fldCharType="end"/>
      </w:r>
      <w:r w:rsidRPr="1121AC05">
        <w:rPr>
          <w:b/>
          <w:bCs/>
          <w:i w:val="0"/>
          <w:iCs w:val="0"/>
          <w:sz w:val="20"/>
          <w:szCs w:val="20"/>
        </w:rPr>
        <w:t xml:space="preserve"> Preliminary Physical Costs</w:t>
      </w:r>
    </w:p>
    <w:p w:rsidR="1121AC05" w:rsidP="1121AC05" w:rsidRDefault="1121AC05" w14:paraId="6D1FAD9E" w14:textId="73F8B631"/>
    <w:p w:rsidR="5493C85A" w:rsidP="00B074BA" w:rsidRDefault="298A0A7A" w14:paraId="216E4DB3" w14:textId="75FC312A">
      <w:r w:rsidRPr="6882D221">
        <w:t>While this table gives an accurate estimate, there are possibilities of unforeseen costs.</w:t>
      </w:r>
      <w:r w:rsidRPr="6882D221" w:rsidR="605A85B7">
        <w:t xml:space="preserve"> The battery, for example, should be protected</w:t>
      </w:r>
      <w:r w:rsidRPr="6882D221" w:rsidR="756FCA88">
        <w:t xml:space="preserve"> and perhaps </w:t>
      </w:r>
      <w:bookmarkStart w:name="_Int_8ZzOIKSQ" w:id="59"/>
      <w:proofErr w:type="gramStart"/>
      <w:r w:rsidRPr="6882D221" w:rsidR="756FCA88">
        <w:t>ventilated</w:t>
      </w:r>
      <w:r w:rsidRPr="6882D221" w:rsidR="37378F27">
        <w:t>—requiring</w:t>
      </w:r>
      <w:bookmarkEnd w:id="59"/>
      <w:proofErr w:type="gramEnd"/>
      <w:r w:rsidRPr="6882D221" w:rsidR="37378F27">
        <w:t xml:space="preserve"> </w:t>
      </w:r>
      <w:r w:rsidRPr="6882D221" w:rsidR="7211FBD4">
        <w:t xml:space="preserve">(an) </w:t>
      </w:r>
      <w:r w:rsidRPr="6882D221" w:rsidR="37378F27">
        <w:t>extra part</w:t>
      </w:r>
      <w:r w:rsidRPr="6882D221" w:rsidR="3033BE51">
        <w:t>(s)</w:t>
      </w:r>
      <w:r w:rsidRPr="6882D221" w:rsidR="37378F27">
        <w:t xml:space="preserve"> not listed here</w:t>
      </w:r>
      <w:r w:rsidRPr="6882D221" w:rsidR="605A85B7">
        <w:t xml:space="preserve">. Unsure of exactly how that problem will be tackled, we cannot plan for the </w:t>
      </w:r>
      <w:r w:rsidRPr="6882D221" w:rsidR="754E46D0">
        <w:t xml:space="preserve">additional </w:t>
      </w:r>
      <w:r w:rsidRPr="6882D221" w:rsidR="605A85B7">
        <w:t xml:space="preserve">cost of this encasement </w:t>
      </w:r>
      <w:r w:rsidRPr="6882D221" w:rsidR="2A86FC35">
        <w:t>and/</w:t>
      </w:r>
      <w:r w:rsidRPr="6882D221" w:rsidR="605A85B7">
        <w:t>or aeration system.</w:t>
      </w:r>
    </w:p>
    <w:p w:rsidR="2DB98C60" w:rsidP="00B074BA" w:rsidRDefault="71914B18" w14:paraId="2B16D5EF" w14:textId="3FDD9005">
      <w:r w:rsidRPr="6882D221">
        <w:lastRenderedPageBreak/>
        <w:t xml:space="preserve">It is also true that an entire roll of filament </w:t>
      </w:r>
      <w:r w:rsidRPr="6882D221" w:rsidR="3B661283">
        <w:t>may</w:t>
      </w:r>
      <w:r w:rsidRPr="6882D221">
        <w:t xml:space="preserve"> not</w:t>
      </w:r>
      <w:r w:rsidRPr="6882D221" w:rsidR="7734F842">
        <w:t xml:space="preserve"> be</w:t>
      </w:r>
      <w:r w:rsidRPr="6882D221">
        <w:t xml:space="preserve"> used, and future replications of this product would</w:t>
      </w:r>
      <w:r w:rsidRPr="6882D221" w:rsidR="38005D31">
        <w:t xml:space="preserve"> </w:t>
      </w:r>
      <w:bookmarkStart w:name="_Int_B1mLjKOq" w:id="60"/>
      <w:r w:rsidRPr="6882D221" w:rsidR="38005D31">
        <w:t>likely</w:t>
      </w:r>
      <w:r w:rsidRPr="6882D221">
        <w:t xml:space="preserve"> use</w:t>
      </w:r>
      <w:bookmarkEnd w:id="60"/>
      <w:r w:rsidRPr="6882D221">
        <w:t xml:space="preserve"> less than an entire roll</w:t>
      </w:r>
      <w:r w:rsidRPr="6882D221" w:rsidR="0EFEACC1">
        <w:t>—decreasing overall cost.</w:t>
      </w:r>
    </w:p>
    <w:p w:rsidR="2DB98C60" w:rsidP="00B074BA" w:rsidRDefault="1818AA14" w14:paraId="2816A30A" w14:textId="37749D6E">
      <w:r w:rsidRPr="5493C85A">
        <w:t xml:space="preserve">As previously mentioned, the </w:t>
      </w:r>
      <w:r w:rsidRPr="331FF49E">
        <w:t>piezoelectric</w:t>
      </w:r>
      <w:r w:rsidRPr="5493C85A">
        <w:t xml:space="preserve"> sensors have yet to be tested, and their specifications have not been found. </w:t>
      </w:r>
      <w:r w:rsidRPr="5493C85A" w:rsidR="5FD09F71">
        <w:t>Should the team need to replace this part, additional costs are required. However, sensors are some of the least expensive items in our parts list.</w:t>
      </w:r>
    </w:p>
    <w:p w:rsidR="2DB98C60" w:rsidP="00B074BA" w:rsidRDefault="4E922460" w14:paraId="5D2AA57E" w14:textId="771F5DA3">
      <w:r w:rsidRPr="6882D221">
        <w:t xml:space="preserve">Not </w:t>
      </w:r>
      <w:r w:rsidRPr="7F18589F" w:rsidR="42CA7253">
        <w:t>accounted for</w:t>
      </w:r>
      <w:r w:rsidRPr="6882D221">
        <w:t xml:space="preserve"> are even smaller parts—including resistors and wires, as well as their soldering requirements.</w:t>
      </w:r>
    </w:p>
    <w:p w:rsidR="2DB98C60" w:rsidP="00B074BA" w:rsidRDefault="2E68FC9E" w14:paraId="2F45033D" w14:textId="0A150A6E">
      <w:r w:rsidRPr="01F084E3">
        <w:t xml:space="preserve">Another cost not currently </w:t>
      </w:r>
      <w:r w:rsidRPr="1C313B88" w:rsidR="6DBFBE3F">
        <w:t>considered</w:t>
      </w:r>
      <w:r w:rsidRPr="3F38EBBD">
        <w:t xml:space="preserve"> is the </w:t>
      </w:r>
      <w:r w:rsidRPr="77A12F8C">
        <w:t>protection of the lithium</w:t>
      </w:r>
      <w:r w:rsidRPr="003BE634" w:rsidR="763473EE">
        <w:t>-</w:t>
      </w:r>
      <w:r w:rsidRPr="77A12F8C">
        <w:t xml:space="preserve">ion battery. </w:t>
      </w:r>
      <w:r w:rsidRPr="63ACBE58">
        <w:t xml:space="preserve">It is inside of a </w:t>
      </w:r>
      <w:r w:rsidRPr="76D4DB70">
        <w:t xml:space="preserve">sneaker, </w:t>
      </w:r>
      <w:r w:rsidRPr="288A15BD">
        <w:t xml:space="preserve">with a soft bottom. </w:t>
      </w:r>
      <w:r w:rsidRPr="79EE29D1">
        <w:t xml:space="preserve">Should the user step on a nail and pierce the </w:t>
      </w:r>
      <w:r w:rsidRPr="39097724">
        <w:t xml:space="preserve">battery, </w:t>
      </w:r>
      <w:r w:rsidRPr="03758AC7">
        <w:t>the</w:t>
      </w:r>
      <w:r w:rsidRPr="03758AC7" w:rsidR="659B484F">
        <w:t xml:space="preserve">re are dangerous </w:t>
      </w:r>
      <w:r w:rsidRPr="27C2215C" w:rsidR="659B484F">
        <w:t xml:space="preserve">associated risks. The battery should be </w:t>
      </w:r>
      <w:r w:rsidRPr="455E3F1F" w:rsidR="659B484F">
        <w:t xml:space="preserve">protected </w:t>
      </w:r>
      <w:r w:rsidRPr="52E8FD7A" w:rsidR="659B484F">
        <w:t>as well as possible</w:t>
      </w:r>
      <w:r w:rsidRPr="49DBB052" w:rsidR="659B484F">
        <w:t xml:space="preserve">. Given that placement is </w:t>
      </w:r>
      <w:r w:rsidRPr="0F855BD3" w:rsidR="659B484F">
        <w:t>yet to be determined</w:t>
      </w:r>
      <w:r w:rsidRPr="386FAF35" w:rsidR="659B484F">
        <w:t>,</w:t>
      </w:r>
      <w:r w:rsidRPr="5A824DBF" w:rsidR="659B484F">
        <w:t xml:space="preserve"> the protection for the battery </w:t>
      </w:r>
      <w:r w:rsidRPr="795DE2FF" w:rsidR="659B484F">
        <w:t>is also a future</w:t>
      </w:r>
      <w:r w:rsidRPr="3851F44C" w:rsidR="659B484F">
        <w:t xml:space="preserve"> decision. </w:t>
      </w:r>
      <w:r w:rsidRPr="55F271CA" w:rsidR="590F81D6">
        <w:t xml:space="preserve">Placing the battery inside the tongue </w:t>
      </w:r>
      <w:r w:rsidRPr="7B176E49" w:rsidR="590F81D6">
        <w:t xml:space="preserve">of the shoe, for </w:t>
      </w:r>
      <w:r w:rsidRPr="177183DF" w:rsidR="590F81D6">
        <w:t xml:space="preserve">example, may </w:t>
      </w:r>
      <w:r w:rsidRPr="003BE634" w:rsidR="3A4F1392">
        <w:t>eradicate</w:t>
      </w:r>
      <w:r w:rsidRPr="177183DF" w:rsidR="590F81D6">
        <w:t xml:space="preserve"> the need for </w:t>
      </w:r>
      <w:r w:rsidRPr="62F863A9" w:rsidR="590F81D6">
        <w:t>further protection</w:t>
      </w:r>
      <w:r w:rsidRPr="2DA96E3B" w:rsidR="590F81D6">
        <w:t xml:space="preserve">. </w:t>
      </w:r>
      <w:r w:rsidRPr="1DC1DB8A" w:rsidR="590F81D6">
        <w:t>Both the microcontroller and the external</w:t>
      </w:r>
      <w:r w:rsidRPr="50719664" w:rsidR="590F81D6">
        <w:t xml:space="preserve"> battery need some amount of aeration to</w:t>
      </w:r>
      <w:r w:rsidRPr="1DC1DB8A" w:rsidR="590F81D6">
        <w:t xml:space="preserve"> </w:t>
      </w:r>
      <w:r w:rsidRPr="02FCA5EA" w:rsidR="590F81D6">
        <w:t xml:space="preserve">prevent overheating, and these </w:t>
      </w:r>
      <w:r w:rsidRPr="5109651A" w:rsidR="590F81D6">
        <w:t>systems</w:t>
      </w:r>
      <w:r w:rsidRPr="5109651A" w:rsidR="380CED6B">
        <w:t xml:space="preserve">’ </w:t>
      </w:r>
      <w:r w:rsidRPr="5D1245BA" w:rsidR="151C86DC">
        <w:t xml:space="preserve">cost </w:t>
      </w:r>
      <w:r w:rsidRPr="5D1245BA" w:rsidR="590F81D6">
        <w:t>cannot</w:t>
      </w:r>
      <w:r w:rsidRPr="02FCA5EA" w:rsidR="590F81D6">
        <w:t xml:space="preserve"> </w:t>
      </w:r>
      <w:r w:rsidRPr="2E6878F7" w:rsidR="590F81D6">
        <w:t xml:space="preserve">be </w:t>
      </w:r>
      <w:r w:rsidRPr="5109651A" w:rsidR="590F81D6">
        <w:t>forecasted</w:t>
      </w:r>
      <w:r w:rsidRPr="5109651A" w:rsidR="798E9D75">
        <w:t xml:space="preserve"> until</w:t>
      </w:r>
      <w:r w:rsidRPr="03FE16E4" w:rsidR="798E9D75">
        <w:t xml:space="preserve"> they are built and tested.</w:t>
      </w:r>
    </w:p>
    <w:p w:rsidR="2AB00A2E" w:rsidRDefault="2AB00A2E" w14:paraId="225541FA" w14:textId="3364136D">
      <w:r>
        <w:t xml:space="preserve">Beyond physical costs, there </w:t>
      </w:r>
      <w:r w:rsidR="0B6D76D0">
        <w:t xml:space="preserve">are </w:t>
      </w:r>
      <w:r>
        <w:t xml:space="preserve">also engineering and labor costs. </w:t>
      </w:r>
      <w:r w:rsidR="6234D856">
        <w:t xml:space="preserve">Projecting a </w:t>
      </w:r>
      <w:r w:rsidR="2C8B6A50">
        <w:t>40-hour</w:t>
      </w:r>
      <w:r w:rsidR="6234D856">
        <w:t xml:space="preserve"> </w:t>
      </w:r>
      <w:r w:rsidR="2770560B">
        <w:t>workweek</w:t>
      </w:r>
      <w:r w:rsidR="6234D856">
        <w:t xml:space="preserve"> at $40</w:t>
      </w:r>
      <w:r w:rsidR="1A2B9238">
        <w:t>/</w:t>
      </w:r>
      <w:r w:rsidR="6234D856">
        <w:t xml:space="preserve">hour per person for our campus group, </w:t>
      </w:r>
      <w:r w:rsidR="07018F2F">
        <w:t xml:space="preserve">assuming the product is done end of February, and taking out holiday breaks, the total engineering cost is </w:t>
      </w:r>
      <w:r w:rsidR="1BD59BDE">
        <w:t xml:space="preserve">approximately </w:t>
      </w:r>
      <w:r w:rsidR="0C24D85D">
        <w:t xml:space="preserve">$25,000. </w:t>
      </w:r>
    </w:p>
    <w:p w:rsidR="1121AC05" w:rsidP="1121AC05" w:rsidRDefault="1121AC05" w14:paraId="1E39EE5C" w14:textId="00A7B34A">
      <w:pPr>
        <w:pStyle w:val="Heading1"/>
      </w:pPr>
    </w:p>
    <w:p w:rsidR="1121AC05" w:rsidP="1121AC05" w:rsidRDefault="1121AC05" w14:paraId="7429103F" w14:textId="7621A546">
      <w:pPr>
        <w:pStyle w:val="Heading1"/>
      </w:pPr>
    </w:p>
    <w:p w:rsidR="4506803D" w:rsidP="1121AC05" w:rsidRDefault="49442D23" w14:paraId="02B541EB" w14:textId="40C1C7C7">
      <w:pPr>
        <w:pStyle w:val="Heading1"/>
      </w:pPr>
      <w:bookmarkStart w:name="_Toc148711231" w:id="61"/>
      <w:bookmarkStart w:name="_Toc1088158942" w:id="62"/>
      <w:r>
        <w:lastRenderedPageBreak/>
        <w:t>5</w:t>
      </w:r>
      <w:r w:rsidR="6869D33B">
        <w:t xml:space="preserve">.0 </w:t>
      </w:r>
      <w:r w:rsidR="689B44D5">
        <w:t>Technical Problem</w:t>
      </w:r>
      <w:r w:rsidR="6869D33B">
        <w:t>s</w:t>
      </w:r>
      <w:bookmarkEnd w:id="61"/>
      <w:bookmarkEnd w:id="62"/>
    </w:p>
    <w:p w:rsidR="1951D89E" w:rsidP="00B074BA" w:rsidRDefault="1951D89E" w14:paraId="749F943C" w14:textId="3F67277A">
      <w:pPr>
        <w:rPr>
          <w:rFonts w:ascii="Felix Titling" w:hAnsi="Felix Titling" w:eastAsia="Felix Titling" w:cs="Felix Titling"/>
        </w:rPr>
      </w:pPr>
      <w:r w:rsidRPr="15F8ACD7">
        <w:rPr>
          <w:rFonts w:ascii="Felix Titling" w:hAnsi="Felix Titling" w:eastAsia="Felix Titling" w:cs="Felix Titling"/>
        </w:rPr>
        <w:t>5.1 Power system</w:t>
      </w:r>
    </w:p>
    <w:p w:rsidR="1951D89E" w:rsidP="00B074BA" w:rsidRDefault="1951D89E" w14:paraId="3280E398" w14:textId="5FA06B9B">
      <w:r w:rsidRPr="0BAAAC4C">
        <w:t xml:space="preserve">A 12-hour runtime requirement means that power is at a premium. Given a 200mA operating current for the </w:t>
      </w:r>
      <w:proofErr w:type="spellStart"/>
      <w:r w:rsidRPr="0BAAAC4C">
        <w:t>Seeed</w:t>
      </w:r>
      <w:proofErr w:type="spellEnd"/>
      <w:r w:rsidRPr="0BAAAC4C">
        <w:t xml:space="preserve"> Microcontroller and the 2500 </w:t>
      </w:r>
      <w:proofErr w:type="spellStart"/>
      <w:r w:rsidRPr="0BAAAC4C">
        <w:t>mAh</w:t>
      </w:r>
      <w:proofErr w:type="spellEnd"/>
      <w:r w:rsidRPr="0BAAAC4C">
        <w:t xml:space="preserve"> capacity of the battery means there is extraordinarily little margin for other devices. To minimize power consumption where possible, the shoe will utilize piezoelectric sensors which do not require any active current supplied to them to function. Given the 80-mA maximum current draw for the haptic feedback system, assuming a 10% Duty Cycle over the course of those 12 hours, we will be able to just barely maintain the 12-hour requirement. </w:t>
      </w:r>
    </w:p>
    <w:p w:rsidR="1951D89E" w:rsidP="00B074BA" w:rsidRDefault="1951D89E" w14:paraId="7A2F99B8" w14:textId="4388D2D5">
      <w:r w:rsidRPr="0BAAAC4C">
        <w:t>Testing will need to be done to verify the current draw of all components.</w:t>
      </w:r>
    </w:p>
    <w:p w:rsidR="4506803D" w:rsidP="00B074BA" w:rsidRDefault="4506803D" w14:paraId="4504F3C1" w14:textId="2757FE3E"/>
    <w:p w:rsidR="24571E91" w:rsidP="00B074BA" w:rsidRDefault="61755742" w14:paraId="15C283B6" w14:textId="77F4C1BA">
      <w:pPr>
        <w:rPr>
          <w:rFonts w:ascii="Felix Titling" w:hAnsi="Felix Titling" w:eastAsia="Felix Titling" w:cs="Felix Titling"/>
        </w:rPr>
      </w:pPr>
      <w:r w:rsidRPr="4C15EF9A">
        <w:rPr>
          <w:rFonts w:ascii="Felix Titling" w:hAnsi="Felix Titling" w:eastAsia="Felix Titling" w:cs="Felix Titling"/>
        </w:rPr>
        <w:t>5.</w:t>
      </w:r>
      <w:r w:rsidRPr="4C15EF9A" w:rsidR="5189B063">
        <w:rPr>
          <w:rFonts w:ascii="Felix Titling" w:hAnsi="Felix Titling" w:eastAsia="Felix Titling" w:cs="Felix Titling"/>
        </w:rPr>
        <w:t>1.1</w:t>
      </w:r>
      <w:r w:rsidRPr="4C15EF9A" w:rsidR="09C9D618">
        <w:rPr>
          <w:rFonts w:ascii="Felix Titling" w:hAnsi="Felix Titling" w:eastAsia="Felix Titling" w:cs="Felix Titling"/>
        </w:rPr>
        <w:t xml:space="preserve"> Power Supply protection</w:t>
      </w:r>
    </w:p>
    <w:p w:rsidR="24571E91" w:rsidP="00B074BA" w:rsidRDefault="7834C5C5" w14:paraId="6865C99F" w14:textId="62664538">
      <w:r w:rsidRPr="7FCDCD0E">
        <w:t>The</w:t>
      </w:r>
      <w:r w:rsidRPr="0695595A">
        <w:t xml:space="preserve"> most dangerous </w:t>
      </w:r>
      <w:r w:rsidRPr="756E4F2B">
        <w:t>problem in</w:t>
      </w:r>
      <w:r w:rsidRPr="08D0B326" w:rsidR="70BCFDE1">
        <w:t xml:space="preserve"> the </w:t>
      </w:r>
      <w:r w:rsidRPr="756E4F2B">
        <w:t xml:space="preserve">project is </w:t>
      </w:r>
      <w:r w:rsidRPr="5B9CA9AD">
        <w:t>the p</w:t>
      </w:r>
      <w:r w:rsidRPr="5B9CA9AD" w:rsidR="70BCFDE1">
        <w:t>rotection</w:t>
      </w:r>
      <w:r w:rsidRPr="756E4F2B" w:rsidR="70BCFDE1">
        <w:t xml:space="preserve"> of the </w:t>
      </w:r>
      <w:r w:rsidRPr="08D0B326" w:rsidR="70BCFDE1">
        <w:t>lithium-ion battery. It is inside of a sneaker, with a soft bottom. Should the user step on a nail and pierce the battery, there are dangerous associated risks. The battery should be protected as well as possible.</w:t>
      </w:r>
    </w:p>
    <w:p w:rsidR="44863344" w:rsidP="00B074BA" w:rsidRDefault="70BCFDE1" w14:paraId="5C201C77" w14:textId="4326634A">
      <w:r w:rsidRPr="08D0B326">
        <w:t>Given that placement is yet to be determined, the protection for the battery is also a future decision. Placing the battery inside the tongue of the shoe, for example, may eradicate the need for further protection.</w:t>
      </w:r>
      <w:r w:rsidRPr="1C6438EA" w:rsidR="2B92D6C4">
        <w:t xml:space="preserve"> </w:t>
      </w:r>
      <w:r w:rsidRPr="4EA7C0CF" w:rsidR="2B92D6C4">
        <w:t xml:space="preserve">The battery and its wires would then have to be </w:t>
      </w:r>
      <w:r w:rsidRPr="7A1D14F9" w:rsidR="2B92D6C4">
        <w:t xml:space="preserve">embedded into the fabric of the shoe. </w:t>
      </w:r>
      <w:r w:rsidRPr="7EB1E821" w:rsidR="0501D5AE">
        <w:t xml:space="preserve">This increases production costs, and may pose battery overheating problems, but </w:t>
      </w:r>
      <w:r w:rsidRPr="7EB1E821" w:rsidR="0501D5AE">
        <w:lastRenderedPageBreak/>
        <w:t xml:space="preserve">would </w:t>
      </w:r>
      <w:r w:rsidRPr="58C81F6A" w:rsidR="1B9148B4">
        <w:t xml:space="preserve">make piercing the structure much less </w:t>
      </w:r>
      <w:r w:rsidRPr="5F1186A9" w:rsidR="1B9148B4">
        <w:t>likely.</w:t>
      </w:r>
      <w:r w:rsidRPr="6005AE43" w:rsidR="11FAFF4D">
        <w:t xml:space="preserve"> The battery could, also, theoretically, </w:t>
      </w:r>
      <w:r w:rsidRPr="1D755124" w:rsidR="11FAFF4D">
        <w:t>stand up on the side or back of the shoe.</w:t>
      </w:r>
      <w:r w:rsidRPr="6005AE43" w:rsidR="11FAFF4D">
        <w:t xml:space="preserve"> </w:t>
      </w:r>
      <w:r w:rsidRPr="22A67CEC" w:rsidR="11FAFF4D">
        <w:t>This may require the user to increase the size</w:t>
      </w:r>
      <w:r w:rsidRPr="370B80D0" w:rsidR="11FAFF4D">
        <w:t xml:space="preserve"> of their shoe from </w:t>
      </w:r>
      <w:r w:rsidRPr="3274B46F" w:rsidR="11FAFF4D">
        <w:t xml:space="preserve">their normal, but it would also </w:t>
      </w:r>
      <w:r w:rsidRPr="602D81C1" w:rsidR="4D432537">
        <w:t>decrease the likelihood of</w:t>
      </w:r>
      <w:r w:rsidRPr="602D81C1" w:rsidR="11FAFF4D">
        <w:t xml:space="preserve"> </w:t>
      </w:r>
      <w:r w:rsidRPr="52720643" w:rsidR="11FAFF4D">
        <w:t>piercing the battery</w:t>
      </w:r>
      <w:r w:rsidRPr="602D81C1" w:rsidR="3B047BB1">
        <w:t>.</w:t>
      </w:r>
    </w:p>
    <w:p w:rsidR="5026A090" w:rsidP="00B074BA" w:rsidRDefault="6E922AC4" w14:paraId="39AC2074" w14:textId="5A4D70B3">
      <w:r w:rsidRPr="6005AE43">
        <w:t xml:space="preserve">Should the battery remain in the bottom of the shoe, underfoot, encasing is necessary to prevent </w:t>
      </w:r>
      <w:r w:rsidRPr="602D81C1" w:rsidR="16387E2F">
        <w:t xml:space="preserve">piercing. </w:t>
      </w:r>
      <w:r w:rsidRPr="51F7282D" w:rsidR="02197BBE">
        <w:t>Metal mesh,</w:t>
      </w:r>
      <w:r w:rsidRPr="51F7282D" w:rsidR="669CC345">
        <w:t xml:space="preserve"> high molecular weight polyurethane, and fiberglass </w:t>
      </w:r>
      <w:r w:rsidRPr="39473F43" w:rsidR="669CC345">
        <w:t xml:space="preserve">are all considerations for </w:t>
      </w:r>
      <w:r w:rsidRPr="301C0461" w:rsidR="25A1134A">
        <w:t>materials to protect</w:t>
      </w:r>
      <w:r w:rsidRPr="39473F43" w:rsidR="669CC345">
        <w:t xml:space="preserve"> the battery.</w:t>
      </w:r>
      <w:r w:rsidR="07101C1D">
        <w:br/>
      </w:r>
    </w:p>
    <w:p w:rsidR="09C9D618" w:rsidP="00B074BA" w:rsidRDefault="61DC9977" w14:paraId="2D6903EA" w14:textId="1E05BFD0">
      <w:pPr>
        <w:rPr>
          <w:rFonts w:ascii="Felix Titling" w:hAnsi="Felix Titling" w:eastAsia="Felix Titling" w:cs="Felix Titling"/>
        </w:rPr>
      </w:pPr>
      <w:r w:rsidRPr="4C15EF9A">
        <w:rPr>
          <w:rFonts w:ascii="Felix Titling" w:hAnsi="Felix Titling" w:eastAsia="Felix Titling" w:cs="Felix Titling"/>
        </w:rPr>
        <w:t>5</w:t>
      </w:r>
      <w:r w:rsidRPr="4C15EF9A" w:rsidR="09C9D618">
        <w:rPr>
          <w:rFonts w:ascii="Felix Titling" w:hAnsi="Felix Titling" w:eastAsia="Felix Titling" w:cs="Felix Titling"/>
        </w:rPr>
        <w:t>.2 overheating</w:t>
      </w:r>
    </w:p>
    <w:p w:rsidR="76258EA6" w:rsidP="1121AC05" w:rsidRDefault="76258EA6" w14:paraId="5F452DA8" w14:textId="483B9D1C">
      <w:pPr>
        <w:rPr>
          <w:rFonts w:ascii="Felix Titling" w:hAnsi="Felix Titling" w:eastAsia="Felix Titling" w:cs="Felix Titling"/>
        </w:rPr>
      </w:pPr>
      <w:r>
        <w:t xml:space="preserve">Given the fully enclosed </w:t>
      </w:r>
      <w:r w:rsidR="092807DB">
        <w:t>nature of the system</w:t>
      </w:r>
      <w:r w:rsidR="46624CC2">
        <w:t xml:space="preserve">, overheating in general is a large potential problem. Ventilation is not an easily viable </w:t>
      </w:r>
      <w:r w:rsidR="4148BA8D">
        <w:t>solution</w:t>
      </w:r>
      <w:r w:rsidR="46624CC2">
        <w:t xml:space="preserve"> because any holes for airflow would just as easily allow water to affect the delicate electroni</w:t>
      </w:r>
      <w:r w:rsidR="737E0FDC">
        <w:t xml:space="preserve">cs. </w:t>
      </w:r>
      <w:r w:rsidR="57F9CBC5">
        <w:t xml:space="preserve">As such, passive heat radiation may be necessary to deal with any overheating that occurs. </w:t>
      </w:r>
      <w:r w:rsidR="63754A9B">
        <w:t xml:space="preserve">A flexible wire mesh inserted into the insole could </w:t>
      </w:r>
      <w:r w:rsidR="7CDA1C7F">
        <w:t>provide</w:t>
      </w:r>
      <w:r w:rsidR="63754A9B">
        <w:t xml:space="preserve"> additional </w:t>
      </w:r>
      <w:r w:rsidR="38650E3D">
        <w:t>protection</w:t>
      </w:r>
      <w:r w:rsidR="63754A9B">
        <w:t xml:space="preserve"> to the internals and act as a passive </w:t>
      </w:r>
      <w:r w:rsidR="5E67E1CB">
        <w:t>radiator</w:t>
      </w:r>
      <w:r w:rsidR="63754A9B">
        <w:t xml:space="preserve"> to disperse heat away from critical systems. </w:t>
      </w:r>
      <w:r w:rsidR="5643B3CE">
        <w:t xml:space="preserve">Active systems are </w:t>
      </w:r>
      <w:r w:rsidR="353F0089">
        <w:t xml:space="preserve">not </w:t>
      </w:r>
      <w:r w:rsidR="5643B3CE">
        <w:t xml:space="preserve">currently deemed viable due to </w:t>
      </w:r>
      <w:r w:rsidR="353F0089">
        <w:t xml:space="preserve">their negative impact on the device's limited battery life. However, if overheating proves great enough a problem, a larger battery could be substituted to allow powering of small fand in the heel to help </w:t>
      </w:r>
      <w:r w:rsidR="72CC1E75">
        <w:t xml:space="preserve">disperse heat. </w:t>
      </w:r>
    </w:p>
    <w:p w:rsidR="1121AC05" w:rsidP="1121AC05" w:rsidRDefault="1121AC05" w14:paraId="4B4BE420" w14:textId="70E9DD7E"/>
    <w:p w:rsidR="1121AC05" w:rsidP="1121AC05" w:rsidRDefault="1121AC05" w14:paraId="4F649926" w14:textId="3B3159ED"/>
    <w:p w:rsidR="1121AC05" w:rsidP="1121AC05" w:rsidRDefault="1121AC05" w14:paraId="6B6E5AF6" w14:textId="41ED91F2"/>
    <w:p w:rsidR="1121AC05" w:rsidP="1121AC05" w:rsidRDefault="1121AC05" w14:paraId="08A2AE48" w14:textId="72B811D3"/>
    <w:p w:rsidR="4A7509E0" w:rsidP="1121AC05" w:rsidRDefault="4A7509E0" w14:paraId="78B23829" w14:textId="215DA264">
      <w:pPr>
        <w:rPr>
          <w:rFonts w:ascii="Felix Titling" w:hAnsi="Felix Titling" w:eastAsia="Felix Titling" w:cs="Felix Titling"/>
        </w:rPr>
      </w:pPr>
      <w:r w:rsidRPr="1121AC05">
        <w:rPr>
          <w:rFonts w:ascii="Felix Titling" w:hAnsi="Felix Titling" w:eastAsia="Felix Titling" w:cs="Felix Titling"/>
        </w:rPr>
        <w:t>5.2.1 Battery Warmth</w:t>
      </w:r>
    </w:p>
    <w:p w:rsidR="0503D364" w:rsidP="00B074BA" w:rsidRDefault="4A7509E0" w14:paraId="3D3E5CA7" w14:textId="2548E9DF">
      <w:r w:rsidRPr="21749D4B">
        <w:t xml:space="preserve">Anywhere the battery is placed, </w:t>
      </w:r>
      <w:r w:rsidRPr="65C11665">
        <w:t>additional heat is</w:t>
      </w:r>
      <w:r w:rsidRPr="21749D4B">
        <w:t xml:space="preserve"> a potential problem that must be addressed. Should the battery be placed in the bottom of the shoe, the protection method and its breathability play a significant role in mitigating or increasing the temperature. A cooling system/fan mechanism may need to be installed to reduce heat</w:t>
      </w:r>
      <w:r w:rsidRPr="58F04164">
        <w:t xml:space="preserve">, but as mentioned </w:t>
      </w:r>
      <w:r w:rsidRPr="5945A9DC">
        <w:t xml:space="preserve">in section 5.1, there is little budget for active </w:t>
      </w:r>
      <w:r w:rsidRPr="5945A9DC" w:rsidR="4CCC3D13">
        <w:t>components.</w:t>
      </w:r>
    </w:p>
    <w:p w:rsidR="786B2D3E" w:rsidP="00B074BA" w:rsidRDefault="4A7509E0" w14:paraId="4635C2C4" w14:textId="1AC865CF">
      <w:r w:rsidRPr="21749D4B">
        <w:t>In the event battery protection is solved by inserting the battery into the tongue of the shoe, the warmth of the battery may be uncomfortable to a user</w:t>
      </w:r>
      <w:r w:rsidRPr="70E7B585" w:rsidR="7EF8F3F4">
        <w:t xml:space="preserve"> but would </w:t>
      </w:r>
      <w:r w:rsidRPr="7E4A5AC1" w:rsidR="7EF8F3F4">
        <w:t xml:space="preserve">be better for </w:t>
      </w:r>
      <w:r w:rsidRPr="63393DC6" w:rsidR="7EF8F3F4">
        <w:t>cooling the</w:t>
      </w:r>
      <w:r w:rsidRPr="28A25213" w:rsidR="7EF8F3F4">
        <w:t xml:space="preserve"> </w:t>
      </w:r>
      <w:proofErr w:type="gramStart"/>
      <w:r w:rsidRPr="28A25213" w:rsidR="7EF8F3F4">
        <w:t>systems as a</w:t>
      </w:r>
      <w:r w:rsidRPr="6E4BFD93" w:rsidR="7EF8F3F4">
        <w:t xml:space="preserve"> whole</w:t>
      </w:r>
      <w:proofErr w:type="gramEnd"/>
      <w:r w:rsidRPr="6E4BFD93">
        <w:t>.</w:t>
      </w:r>
      <w:r w:rsidRPr="21749D4B">
        <w:t xml:space="preserve"> This could be mitigated with further padding or a passive heat dispersal system, but this may not be enough of a problem to justify the added complexity.</w:t>
      </w:r>
    </w:p>
    <w:p w:rsidR="786B2D3E" w:rsidP="00B074BA" w:rsidRDefault="786B2D3E" w14:paraId="2064F651" w14:textId="373F158A"/>
    <w:p w:rsidR="7C4A25B6" w:rsidP="1121AC05" w:rsidRDefault="7C4A25B6" w14:paraId="370F8ED9" w14:textId="4B499FAA">
      <w:pPr>
        <w:rPr>
          <w:rFonts w:ascii="Felix Titling" w:hAnsi="Felix Titling" w:eastAsia="Felix Titling" w:cs="Felix Titling"/>
        </w:rPr>
      </w:pPr>
      <w:r w:rsidRPr="1121AC05">
        <w:rPr>
          <w:rFonts w:ascii="Felix Titling" w:hAnsi="Felix Titling" w:eastAsia="Felix Titling" w:cs="Felix Titling"/>
        </w:rPr>
        <w:t>5</w:t>
      </w:r>
      <w:r w:rsidRPr="1121AC05" w:rsidR="09C9D618">
        <w:rPr>
          <w:rFonts w:ascii="Felix Titling" w:hAnsi="Felix Titling" w:eastAsia="Felix Titling" w:cs="Felix Titling"/>
        </w:rPr>
        <w:t>.3 discreet active feedback</w:t>
      </w:r>
    </w:p>
    <w:p w:rsidR="197661ED" w:rsidP="00B074BA" w:rsidRDefault="197661ED" w14:paraId="5A0310A1" w14:textId="7471FA0E">
      <w:r w:rsidRPr="602D81C1">
        <w:t xml:space="preserve">One of the major requirements for this device is to provide active feedback to the user. </w:t>
      </w:r>
      <w:r w:rsidRPr="67190221" w:rsidR="43781AA2">
        <w:t>For</w:t>
      </w:r>
      <w:r w:rsidRPr="24571E91">
        <w:t xml:space="preserve"> the device</w:t>
      </w:r>
      <w:r w:rsidRPr="67190221" w:rsidR="43781AA2">
        <w:t xml:space="preserve"> to </w:t>
      </w:r>
      <w:r w:rsidRPr="7707853E" w:rsidR="43781AA2">
        <w:t xml:space="preserve">be most effective, it </w:t>
      </w:r>
      <w:r w:rsidRPr="7E594DE3" w:rsidR="43781AA2">
        <w:t>ca</w:t>
      </w:r>
      <w:r w:rsidRPr="7E594DE3" w:rsidR="032C3137">
        <w:t>nnot</w:t>
      </w:r>
      <w:r w:rsidRPr="7707853E" w:rsidR="43781AA2">
        <w:t xml:space="preserve"> be obvious that it is a</w:t>
      </w:r>
      <w:r w:rsidRPr="24571E91">
        <w:t xml:space="preserve"> </w:t>
      </w:r>
      <w:r w:rsidRPr="400CE55E" w:rsidR="43781AA2">
        <w:t xml:space="preserve">medical device. Dr. </w:t>
      </w:r>
      <w:proofErr w:type="spellStart"/>
      <w:r w:rsidRPr="400CE55E" w:rsidR="43781AA2">
        <w:t>GrantBeuttler</w:t>
      </w:r>
      <w:proofErr w:type="spellEnd"/>
      <w:r w:rsidRPr="400CE55E" w:rsidR="43781AA2">
        <w:t xml:space="preserve"> has made it clear </w:t>
      </w:r>
      <w:r w:rsidRPr="5BFAC7FE" w:rsidR="43781AA2">
        <w:t xml:space="preserve">that children </w:t>
      </w:r>
      <w:r w:rsidRPr="56DC9E70" w:rsidR="06E68D64">
        <w:t>will not</w:t>
      </w:r>
      <w:r w:rsidRPr="56DC9E70" w:rsidR="43781AA2">
        <w:t xml:space="preserve"> </w:t>
      </w:r>
      <w:r w:rsidRPr="5BFAC7FE" w:rsidR="43781AA2">
        <w:t xml:space="preserve">use a device if </w:t>
      </w:r>
      <w:r w:rsidRPr="56DC9E70" w:rsidR="56E95C80">
        <w:t>it is</w:t>
      </w:r>
      <w:r w:rsidRPr="5BFAC7FE" w:rsidR="43781AA2">
        <w:t xml:space="preserve"> </w:t>
      </w:r>
      <w:r w:rsidRPr="0EAD138A" w:rsidR="43781AA2">
        <w:t xml:space="preserve">not </w:t>
      </w:r>
      <w:r w:rsidRPr="7E594DE3" w:rsidR="43781AA2">
        <w:t>discreet.</w:t>
      </w:r>
      <w:r w:rsidRPr="400CE55E">
        <w:t xml:space="preserve"> </w:t>
      </w:r>
      <w:r w:rsidRPr="19C562FD">
        <w:t xml:space="preserve">Early ideas for feedback involved light or sound, but these were deemed too </w:t>
      </w:r>
      <w:r w:rsidRPr="5A973CA4" w:rsidR="6F2CC1D0">
        <w:t>conspicuous</w:t>
      </w:r>
      <w:r w:rsidRPr="5A973CA4" w:rsidR="68E349CE">
        <w:t>.</w:t>
      </w:r>
      <w:r w:rsidRPr="19C562FD" w:rsidR="68E349CE">
        <w:t xml:space="preserve"> </w:t>
      </w:r>
      <w:r w:rsidRPr="22182E58" w:rsidR="234CA083">
        <w:t>The device, therefore, uses</w:t>
      </w:r>
      <w:r w:rsidRPr="19C562FD" w:rsidR="68E349CE">
        <w:t xml:space="preserve"> a </w:t>
      </w:r>
      <w:r w:rsidRPr="3C68DFD1" w:rsidR="68E349CE">
        <w:t>haptic feedback device to create vibration</w:t>
      </w:r>
      <w:r w:rsidRPr="1E6A1036" w:rsidR="68E349CE">
        <w:t xml:space="preserve"> </w:t>
      </w:r>
      <w:r w:rsidRPr="2356450F" w:rsidR="68E349CE">
        <w:t xml:space="preserve">to </w:t>
      </w:r>
      <w:r w:rsidRPr="62BD79BC" w:rsidR="5CB95DEF">
        <w:t xml:space="preserve">communicate with the </w:t>
      </w:r>
      <w:r w:rsidRPr="3C140ED1" w:rsidR="5CB95DEF">
        <w:t>user</w:t>
      </w:r>
      <w:r w:rsidRPr="3C140ED1" w:rsidR="68E349CE">
        <w:t xml:space="preserve">. </w:t>
      </w:r>
      <w:r w:rsidRPr="7EB4DD79" w:rsidR="25AC980D">
        <w:t xml:space="preserve">Testing will need to be done to ensure this does not create a significantly </w:t>
      </w:r>
      <w:r w:rsidRPr="2DE8981B" w:rsidR="25AC980D">
        <w:t xml:space="preserve">noticeable amount of noise. </w:t>
      </w:r>
      <w:r w:rsidRPr="3F9AF0ED" w:rsidR="240F60C4">
        <w:t xml:space="preserve">The smartwatch is </w:t>
      </w:r>
      <w:r w:rsidRPr="10DA59AD" w:rsidR="240F60C4">
        <w:t xml:space="preserve">also an </w:t>
      </w:r>
      <w:r w:rsidRPr="48B8AF9E" w:rsidR="240F60C4">
        <w:t xml:space="preserve">imperceptible manner for </w:t>
      </w:r>
      <w:r w:rsidRPr="07D3FCF1" w:rsidR="240F60C4">
        <w:t>the user to receive feedback.</w:t>
      </w:r>
      <w:r>
        <w:br/>
      </w:r>
      <w:r>
        <w:lastRenderedPageBreak/>
        <w:br/>
      </w:r>
      <w:r w:rsidRPr="5E4714A0" w:rsidR="36D7F2CD">
        <w:t xml:space="preserve">The </w:t>
      </w:r>
      <w:r w:rsidRPr="41B879A5" w:rsidR="36D7F2CD">
        <w:t xml:space="preserve">biggest limiter for feedback in-shoe is likely to be the limited power available for additional </w:t>
      </w:r>
      <w:r w:rsidRPr="35742333" w:rsidR="36D7F2CD">
        <w:t xml:space="preserve">systems, so a single </w:t>
      </w:r>
      <w:r w:rsidRPr="1920FE0A" w:rsidR="36D7F2CD">
        <w:t>haptic feedback motor is going to be the limit</w:t>
      </w:r>
      <w:r w:rsidRPr="6E011257" w:rsidR="36D7F2CD">
        <w:t xml:space="preserve"> initially. </w:t>
      </w:r>
    </w:p>
    <w:p w:rsidR="0503D364" w:rsidP="00B074BA" w:rsidRDefault="0503D364" w14:paraId="6EBFD543" w14:textId="3FA2C38C"/>
    <w:p w:rsidR="09C9D618" w:rsidP="00B074BA" w:rsidRDefault="7361189E" w14:paraId="5F7A37FD" w14:textId="7BDED232">
      <w:pPr>
        <w:rPr>
          <w:rFonts w:ascii="Felix Titling" w:hAnsi="Felix Titling" w:eastAsia="Felix Titling" w:cs="Felix Titling"/>
        </w:rPr>
      </w:pPr>
      <w:r w:rsidRPr="41B8B96C">
        <w:rPr>
          <w:rFonts w:ascii="Felix Titling" w:hAnsi="Felix Titling" w:eastAsia="Felix Titling" w:cs="Felix Titling"/>
        </w:rPr>
        <w:t>5</w:t>
      </w:r>
      <w:r w:rsidRPr="41B8B96C" w:rsidR="09C9D618">
        <w:rPr>
          <w:rFonts w:ascii="Felix Titling" w:hAnsi="Felix Titling" w:eastAsia="Felix Titling" w:cs="Felix Titling"/>
        </w:rPr>
        <w:t>.4 Signal loss</w:t>
      </w:r>
    </w:p>
    <w:p w:rsidR="280B62D6" w:rsidP="00B074BA" w:rsidRDefault="6083D673" w14:paraId="1B759E29" w14:textId="4A0BA638">
      <w:r w:rsidRPr="2EC55DC0">
        <w:t xml:space="preserve">One major problem is the potential loss of signal between </w:t>
      </w:r>
      <w:r w:rsidRPr="51F7282D">
        <w:t xml:space="preserve">the Bangle.JS and its connected devices. </w:t>
      </w:r>
      <w:r w:rsidRPr="629DC59A">
        <w:t xml:space="preserve">Dropped </w:t>
      </w:r>
      <w:r w:rsidRPr="7C76F2FC" w:rsidR="6250690C">
        <w:t>connections</w:t>
      </w:r>
      <w:r w:rsidRPr="629DC59A">
        <w:t xml:space="preserve"> could result in loss of data </w:t>
      </w:r>
      <w:r w:rsidRPr="42D130E9">
        <w:t xml:space="preserve">that should be collected for medical purposes. </w:t>
      </w:r>
      <w:r w:rsidRPr="2A8C4B09" w:rsidR="361E8915">
        <w:t xml:space="preserve">This problem is </w:t>
      </w:r>
      <w:r w:rsidRPr="62CFE383" w:rsidR="361E8915">
        <w:t>solved</w:t>
      </w:r>
      <w:r w:rsidRPr="7C76F2FC">
        <w:t xml:space="preserve"> </w:t>
      </w:r>
      <w:r w:rsidRPr="4F2759AA">
        <w:t>b</w:t>
      </w:r>
      <w:r w:rsidRPr="4F2759AA" w:rsidR="47412DA2">
        <w:t>y</w:t>
      </w:r>
      <w:r w:rsidRPr="7C76F2FC">
        <w:t xml:space="preserve"> including a</w:t>
      </w:r>
      <w:r w:rsidRPr="7C76F2FC" w:rsidR="6A143C9A">
        <w:t xml:space="preserve"> data buffer in the </w:t>
      </w:r>
      <w:proofErr w:type="spellStart"/>
      <w:r w:rsidRPr="056A76B3" w:rsidR="2D4D1EC9">
        <w:t>S</w:t>
      </w:r>
      <w:r w:rsidRPr="056A76B3" w:rsidR="6D209A3B">
        <w:t>e</w:t>
      </w:r>
      <w:r w:rsidRPr="056A76B3" w:rsidR="6A143C9A">
        <w:t>eed</w:t>
      </w:r>
      <w:proofErr w:type="spellEnd"/>
      <w:r w:rsidRPr="056A76B3" w:rsidR="6A143C9A">
        <w:t xml:space="preserve"> device</w:t>
      </w:r>
      <w:r w:rsidRPr="7C76F2FC" w:rsidR="6A143C9A">
        <w:t xml:space="preserve"> that will retransmit until receipt by the Bangle.JS is confirmed. </w:t>
      </w:r>
      <w:r w:rsidRPr="43182016" w:rsidR="0753F08A">
        <w:t>E</w:t>
      </w:r>
      <w:r w:rsidRPr="43182016" w:rsidR="3E3B08FB">
        <w:t>ven</w:t>
      </w:r>
      <w:r w:rsidRPr="29F1B9CC" w:rsidR="3E3B08FB">
        <w:t xml:space="preserve"> significant </w:t>
      </w:r>
      <w:r w:rsidRPr="659106E5" w:rsidR="3E3B08FB">
        <w:t>periods of signal loss could be compensated for</w:t>
      </w:r>
      <w:r w:rsidRPr="43182016" w:rsidR="727D66D7">
        <w:t>,</w:t>
      </w:r>
      <w:r w:rsidRPr="659106E5" w:rsidR="3E3B08FB">
        <w:t xml:space="preserve"> as the </w:t>
      </w:r>
      <w:proofErr w:type="spellStart"/>
      <w:r w:rsidRPr="3CADA3EF" w:rsidR="3E3B08FB">
        <w:t>Seeed</w:t>
      </w:r>
      <w:proofErr w:type="spellEnd"/>
      <w:r w:rsidRPr="3CADA3EF" w:rsidR="3E3B08FB">
        <w:t xml:space="preserve"> </w:t>
      </w:r>
      <w:r w:rsidRPr="7BE743A2" w:rsidR="3E3B08FB">
        <w:t xml:space="preserve">microcontrollers have 1MB flash memory, which </w:t>
      </w:r>
      <w:r w:rsidRPr="7BE743A2" w:rsidR="509264BA">
        <w:t xml:space="preserve">is a significant amount given the minimal quantity of data that needs to be stored. </w:t>
      </w:r>
    </w:p>
    <w:p w:rsidR="786B2D3E" w:rsidP="00B074BA" w:rsidRDefault="786B2D3E" w14:paraId="548E8B93" w14:textId="00FA69C9"/>
    <w:p w:rsidR="09C9D618" w:rsidP="00B074BA" w:rsidRDefault="0BEED037" w14:paraId="6200594A" w14:textId="451BFD65">
      <w:pPr>
        <w:rPr>
          <w:rFonts w:ascii="Felix Titling" w:hAnsi="Felix Titling" w:eastAsia="Felix Titling" w:cs="Felix Titling"/>
        </w:rPr>
      </w:pPr>
      <w:r w:rsidRPr="41B8B96C">
        <w:rPr>
          <w:rFonts w:ascii="Felix Titling" w:hAnsi="Felix Titling" w:eastAsia="Felix Titling" w:cs="Felix Titling"/>
        </w:rPr>
        <w:t>5</w:t>
      </w:r>
      <w:r w:rsidRPr="41B8B96C" w:rsidR="09C9D618">
        <w:rPr>
          <w:rFonts w:ascii="Felix Titling" w:hAnsi="Felix Titling" w:eastAsia="Felix Titling" w:cs="Felix Titling"/>
        </w:rPr>
        <w:t>.5 structural flexibility VS rigidity</w:t>
      </w:r>
    </w:p>
    <w:p w:rsidR="7EC41B01" w:rsidP="00B074BA" w:rsidRDefault="7EC41B01" w14:paraId="3BDD2796" w14:textId="06AF198E">
      <w:r w:rsidRPr="4BA23DF6">
        <w:t xml:space="preserve">Previous ideas for </w:t>
      </w:r>
      <w:r w:rsidRPr="5593412F">
        <w:t xml:space="preserve">the </w:t>
      </w:r>
      <w:r w:rsidRPr="69FAD5C4">
        <w:t xml:space="preserve">structure of the </w:t>
      </w:r>
      <w:r w:rsidRPr="5593412F">
        <w:t xml:space="preserve">main body of the </w:t>
      </w:r>
      <w:r w:rsidRPr="69FAD5C4">
        <w:t xml:space="preserve">project involved </w:t>
      </w:r>
      <w:r w:rsidRPr="35EB57D3">
        <w:t xml:space="preserve">rigid </w:t>
      </w:r>
      <w:r w:rsidRPr="301C0461">
        <w:t xml:space="preserve">materials that would not be suitable for </w:t>
      </w:r>
      <w:r w:rsidRPr="59D5D408" w:rsidR="6C0526F6">
        <w:t xml:space="preserve">use as flexibility is a </w:t>
      </w:r>
      <w:r w:rsidRPr="22DDC4D9" w:rsidR="6C0526F6">
        <w:t>significant requirement for any quality shoe insert</w:t>
      </w:r>
      <w:r w:rsidRPr="1B645A8C" w:rsidR="08E644A2">
        <w:t>/sole</w:t>
      </w:r>
      <w:r w:rsidRPr="1B645A8C" w:rsidR="6C0526F6">
        <w:t>.</w:t>
      </w:r>
      <w:r w:rsidRPr="22DDC4D9" w:rsidR="6C0526F6">
        <w:t xml:space="preserve"> </w:t>
      </w:r>
      <w:r w:rsidRPr="1F1CCDB1" w:rsidR="6C0526F6">
        <w:t xml:space="preserve">However, more flexible materials offer less protection to </w:t>
      </w:r>
      <w:r w:rsidRPr="5E7D11F2" w:rsidR="6C0526F6">
        <w:t xml:space="preserve">internal </w:t>
      </w:r>
      <w:r w:rsidRPr="2470141D" w:rsidR="6C0526F6">
        <w:t xml:space="preserve">electronics </w:t>
      </w:r>
      <w:r w:rsidRPr="7026B3F0" w:rsidR="0AF77030">
        <w:t>from</w:t>
      </w:r>
      <w:r w:rsidRPr="2470141D" w:rsidR="6C0526F6">
        <w:t xml:space="preserve"> both crushing and </w:t>
      </w:r>
      <w:r w:rsidRPr="2EEB0534" w:rsidR="6C0526F6">
        <w:t>puncturing effects.</w:t>
      </w:r>
      <w:r w:rsidRPr="2C554BBD" w:rsidR="098A87D0">
        <w:t xml:space="preserve"> </w:t>
      </w:r>
      <w:r w:rsidRPr="1EF62923" w:rsidR="29EED25C">
        <w:t xml:space="preserve">A flexible and </w:t>
      </w:r>
      <w:r w:rsidRPr="22100EFC" w:rsidR="30C99905">
        <w:t>compressible</w:t>
      </w:r>
      <w:r w:rsidRPr="1EF62923" w:rsidR="29EED25C">
        <w:t xml:space="preserve"> material is </w:t>
      </w:r>
      <w:r w:rsidRPr="7A272C93" w:rsidR="29EED25C">
        <w:t xml:space="preserve">a </w:t>
      </w:r>
      <w:r w:rsidRPr="14D597B7" w:rsidR="65A4B183">
        <w:t xml:space="preserve">hard </w:t>
      </w:r>
      <w:r w:rsidRPr="14D597B7" w:rsidR="29EED25C">
        <w:t>requirement</w:t>
      </w:r>
      <w:r w:rsidRPr="75CDCF3D" w:rsidR="29EED25C">
        <w:t xml:space="preserve">, however, so </w:t>
      </w:r>
      <w:r w:rsidRPr="59EDCD75" w:rsidR="29EED25C">
        <w:t xml:space="preserve">we will </w:t>
      </w:r>
      <w:r w:rsidRPr="7A272C93" w:rsidR="789D8568">
        <w:t>attempt</w:t>
      </w:r>
      <w:r w:rsidRPr="59EDCD75" w:rsidR="29EED25C">
        <w:t xml:space="preserve"> to </w:t>
      </w:r>
      <w:r w:rsidRPr="55570114" w:rsidR="29EED25C">
        <w:t xml:space="preserve">mitigate this by enclosing the core of the </w:t>
      </w:r>
      <w:r w:rsidRPr="766F1F10" w:rsidR="29EED25C">
        <w:t>electronic</w:t>
      </w:r>
      <w:r w:rsidRPr="766F1F10" w:rsidR="4B84A5D3">
        <w:t xml:space="preserve">s in a </w:t>
      </w:r>
      <w:r w:rsidRPr="14D597B7" w:rsidR="3B9E3EED">
        <w:t>more rigid shell embedded within</w:t>
      </w:r>
      <w:r w:rsidRPr="3F6B958B" w:rsidR="3B9E3EED">
        <w:t xml:space="preserve"> a larger, flexible structure. </w:t>
      </w:r>
      <w:r w:rsidRPr="67190221" w:rsidR="3B9E3EED">
        <w:t xml:space="preserve">However, it may not be fully possible to mitigate all </w:t>
      </w:r>
      <w:r w:rsidRPr="400CE55E" w:rsidR="3B9E3EED">
        <w:t>risks</w:t>
      </w:r>
      <w:r w:rsidRPr="7707853E" w:rsidR="3B9E3EED">
        <w:t xml:space="preserve"> to the internal electronics</w:t>
      </w:r>
      <w:r w:rsidRPr="62CE81C2" w:rsidR="42A4AC56">
        <w:t>.</w:t>
      </w:r>
    </w:p>
    <w:p w:rsidR="497DD5E5" w:rsidP="00B074BA" w:rsidRDefault="497DD5E5" w14:paraId="360EFAF7" w14:textId="257A0F90"/>
    <w:p w:rsidR="2FF95BE2" w:rsidP="00B074BA" w:rsidRDefault="04272FB3" w14:paraId="1303B828" w14:textId="7BCE5DED">
      <w:pPr>
        <w:rPr>
          <w:rFonts w:ascii="Felix Titling" w:hAnsi="Felix Titling" w:eastAsia="Felix Titling" w:cs="Felix Titling"/>
        </w:rPr>
      </w:pPr>
      <w:r w:rsidRPr="41B8B96C">
        <w:rPr>
          <w:rFonts w:ascii="Felix Titling" w:hAnsi="Felix Titling" w:eastAsia="Felix Titling" w:cs="Felix Titling"/>
        </w:rPr>
        <w:t>5</w:t>
      </w:r>
      <w:r w:rsidRPr="41B8B96C" w:rsidR="3BB2DB87">
        <w:rPr>
          <w:rFonts w:ascii="Felix Titling" w:hAnsi="Felix Titling" w:eastAsia="Felix Titling" w:cs="Felix Titling"/>
        </w:rPr>
        <w:t>.</w:t>
      </w:r>
      <w:r w:rsidRPr="41B8B96C" w:rsidR="0BFABC02">
        <w:rPr>
          <w:rFonts w:ascii="Felix Titling" w:hAnsi="Felix Titling" w:eastAsia="Felix Titling" w:cs="Felix Titling"/>
        </w:rPr>
        <w:t>6</w:t>
      </w:r>
      <w:r w:rsidRPr="41B8B96C" w:rsidR="3BB2DB87">
        <w:rPr>
          <w:rFonts w:ascii="Felix Titling" w:hAnsi="Felix Titling" w:eastAsia="Felix Titling" w:cs="Felix Titling"/>
        </w:rPr>
        <w:t xml:space="preserve"> Multiple Bluetooth connections at once</w:t>
      </w:r>
    </w:p>
    <w:p w:rsidR="3BB2DB87" w:rsidP="00B074BA" w:rsidRDefault="3BB2DB87" w14:paraId="66AA0CB0" w14:textId="523877B3">
      <w:r w:rsidRPr="5A14CC12">
        <w:t xml:space="preserve">Normal Bluetooth only allows data streaming from one device at a </w:t>
      </w:r>
      <w:r w:rsidRPr="497C0F7D">
        <w:t xml:space="preserve">time (if you have </w:t>
      </w:r>
      <w:r w:rsidRPr="02E8EC70" w:rsidR="127418F6">
        <w:t>multiple</w:t>
      </w:r>
      <w:r w:rsidRPr="497C0F7D">
        <w:t xml:space="preserve"> connections</w:t>
      </w:r>
      <w:r w:rsidRPr="72D295D4">
        <w:t>, you need to cycle through the devices</w:t>
      </w:r>
      <w:r w:rsidRPr="62A60C34">
        <w:t xml:space="preserve">). </w:t>
      </w:r>
      <w:r w:rsidRPr="55223E45">
        <w:t>One solution is to use BLE (Blu</w:t>
      </w:r>
      <w:r w:rsidRPr="55223E45" w:rsidR="7E9DB3BC">
        <w:t>etooth Low Energy</w:t>
      </w:r>
      <w:r w:rsidRPr="55223E45">
        <w:t>)</w:t>
      </w:r>
      <w:r w:rsidRPr="55223E45" w:rsidR="4CC0AE32">
        <w:t xml:space="preserve">, which supports multiple </w:t>
      </w:r>
      <w:r w:rsidRPr="4C14F11D" w:rsidR="4CC0AE32">
        <w:t xml:space="preserve">connections (even creation of a mesh </w:t>
      </w:r>
      <w:r w:rsidRPr="65C8DBB2" w:rsidR="4CC0AE32">
        <w:t>network). However</w:t>
      </w:r>
      <w:r w:rsidRPr="7B142658" w:rsidR="2D9AC027">
        <w:t>,</w:t>
      </w:r>
      <w:r w:rsidRPr="65C8DBB2" w:rsidR="4CC0AE32">
        <w:t xml:space="preserve"> this may add to </w:t>
      </w:r>
      <w:r w:rsidRPr="63026518" w:rsidR="4CC0AE32">
        <w:t xml:space="preserve">our signal loss issue, as BLE </w:t>
      </w:r>
      <w:r w:rsidRPr="00C32E31" w:rsidR="4CC0AE32">
        <w:t xml:space="preserve">only has an optimal range of 50 meters </w:t>
      </w:r>
      <w:r w:rsidRPr="41452F06" w:rsidR="4CC0AE32">
        <w:t xml:space="preserve">instead of the normal Bluetooth’s range of 100 </w:t>
      </w:r>
      <w:r w:rsidRPr="7B142658" w:rsidR="4CC0AE32">
        <w:t>meter</w:t>
      </w:r>
      <w:r w:rsidRPr="7B142658" w:rsidR="19829E88">
        <w:t>s.</w:t>
      </w:r>
    </w:p>
    <w:p w:rsidR="69ACA7C3" w:rsidP="1121AC05" w:rsidRDefault="37E29065" w14:paraId="0C105608" w14:textId="1D7C06E1">
      <w:pPr>
        <w:spacing w:before="0" w:after="0" w:line="240" w:lineRule="auto"/>
        <w:rPr>
          <w:b/>
          <w:bCs/>
          <w:sz w:val="20"/>
          <w:szCs w:val="20"/>
        </w:rPr>
      </w:pPr>
      <w:r>
        <w:rPr>
          <w:noProof/>
        </w:rPr>
        <w:drawing>
          <wp:inline distT="0" distB="0" distL="0" distR="0" wp14:anchorId="22C2C2D2" wp14:editId="4E50C75E">
            <wp:extent cx="4572000" cy="2800350"/>
            <wp:effectExtent l="0" t="0" r="0" b="0"/>
            <wp:docPr id="1584291127" name="Picture 158429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291127"/>
                    <pic:cNvPicPr/>
                  </pic:nvPicPr>
                  <pic:blipFill>
                    <a:blip r:embed="rId20">
                      <a:extLst>
                        <a:ext uri="{28A0092B-C50C-407E-A947-70E740481C1C}">
                          <a14:useLocalDpi xmlns:a14="http://schemas.microsoft.com/office/drawing/2010/main" val="0"/>
                        </a:ext>
                      </a:extLst>
                    </a:blip>
                    <a:stretch>
                      <a:fillRect/>
                    </a:stretch>
                  </pic:blipFill>
                  <pic:spPr>
                    <a:xfrm>
                      <a:off x="0" y="0"/>
                      <a:ext cx="4572000" cy="2800350"/>
                    </a:xfrm>
                    <a:prstGeom prst="rect">
                      <a:avLst/>
                    </a:prstGeom>
                  </pic:spPr>
                </pic:pic>
              </a:graphicData>
            </a:graphic>
          </wp:inline>
        </w:drawing>
      </w:r>
    </w:p>
    <w:p w:rsidR="37E29065" w:rsidP="1121AC05" w:rsidRDefault="37E29065" w14:paraId="2F59ABFC" w14:textId="57C81E6A">
      <w:pPr>
        <w:spacing w:before="0" w:after="0" w:line="240" w:lineRule="auto"/>
        <w:rPr>
          <w:b/>
          <w:bCs/>
          <w:sz w:val="20"/>
          <w:szCs w:val="20"/>
        </w:rPr>
      </w:pPr>
      <w:r w:rsidRPr="1121AC05">
        <w:rPr>
          <w:b/>
          <w:bCs/>
          <w:sz w:val="20"/>
          <w:szCs w:val="20"/>
        </w:rPr>
        <w:t>Figure 10: Problems Hierarchical Diagram</w:t>
      </w:r>
    </w:p>
    <w:p w:rsidR="583D7A4C" w:rsidP="00B074BA" w:rsidRDefault="583D7A4C" w14:paraId="46330A12" w14:textId="2359D610"/>
    <w:p w:rsidR="1121AC05" w:rsidP="1121AC05" w:rsidRDefault="1121AC05" w14:paraId="1E07136A" w14:textId="6376FF9C"/>
    <w:p w:rsidR="1121AC05" w:rsidRDefault="1121AC05" w14:paraId="39F0A17C" w14:textId="30B9E924">
      <w:r>
        <w:br w:type="page"/>
      </w:r>
    </w:p>
    <w:p w:rsidR="1121AC05" w:rsidP="1121AC05" w:rsidRDefault="1121AC05" w14:paraId="315D66D0" w14:textId="5120D68B"/>
    <w:p w:rsidR="27F51477" w:rsidP="00B074BA" w:rsidRDefault="483C8235" w14:paraId="73A0E26F" w14:textId="2CDDFB72">
      <w:pPr>
        <w:pStyle w:val="Heading1"/>
      </w:pPr>
      <w:bookmarkStart w:name="_Toc148711232" w:id="63"/>
      <w:bookmarkStart w:name="_Toc367012887" w:id="64"/>
      <w:r>
        <w:t>6</w:t>
      </w:r>
      <w:r w:rsidR="27F51477">
        <w:t>.0 Product Markets</w:t>
      </w:r>
      <w:bookmarkEnd w:id="63"/>
      <w:bookmarkEnd w:id="64"/>
    </w:p>
    <w:p w:rsidR="46FEE820" w:rsidP="00B074BA" w:rsidRDefault="2F989C40" w14:paraId="7FFBF9FB" w14:textId="2C84B376">
      <w:r w:rsidRPr="6882D221">
        <w:t xml:space="preserve">Dr. Marybeth </w:t>
      </w:r>
      <w:proofErr w:type="spellStart"/>
      <w:r w:rsidRPr="6882D221">
        <w:t>GrantBeuttler</w:t>
      </w:r>
      <w:proofErr w:type="spellEnd"/>
      <w:r w:rsidRPr="6882D221">
        <w:t xml:space="preserve"> has traveled the world, speaking at conferences</w:t>
      </w:r>
      <w:r w:rsidRPr="6882D221" w:rsidR="2FD9FDB9">
        <w:t xml:space="preserve"> about physical therapy and toe-walking</w:t>
      </w:r>
      <w:r w:rsidRPr="6882D221">
        <w:t>, and to medical professionals about prev</w:t>
      </w:r>
      <w:r w:rsidRPr="6882D221" w:rsidR="5727F411">
        <w:t xml:space="preserve">ious designs and ideas for this project. She has </w:t>
      </w:r>
      <w:r w:rsidRPr="6882D221" w:rsidR="0D226E73">
        <w:t xml:space="preserve">worked with countless parents of children afflicted with toe-walking, as well as adults who have continued toe-walking </w:t>
      </w:r>
      <w:bookmarkStart w:name="_Int_aHSF3ktD" w:id="65"/>
      <w:proofErr w:type="gramStart"/>
      <w:r w:rsidRPr="6882D221" w:rsidR="0D226E73">
        <w:t>in</w:t>
      </w:r>
      <w:r w:rsidRPr="6882D221" w:rsidR="411BE285">
        <w:t>to</w:t>
      </w:r>
      <w:bookmarkEnd w:id="65"/>
      <w:proofErr w:type="gramEnd"/>
      <w:r w:rsidRPr="6882D221" w:rsidR="0D226E73">
        <w:t xml:space="preserve"> maturity. Dr. </w:t>
      </w:r>
      <w:proofErr w:type="spellStart"/>
      <w:r w:rsidRPr="6882D221" w:rsidR="0D226E73">
        <w:t>GrantBeuttler</w:t>
      </w:r>
      <w:proofErr w:type="spellEnd"/>
      <w:r w:rsidRPr="6882D221" w:rsidR="0D226E73">
        <w:t xml:space="preserve"> has worked with surgeons </w:t>
      </w:r>
      <w:r w:rsidRPr="6882D221" w:rsidR="77B2B3D9">
        <w:t xml:space="preserve">and students alike—all of this to say that thousands of parties have already </w:t>
      </w:r>
      <w:r w:rsidRPr="6882D221" w:rsidR="239B251C">
        <w:t>expressed interest in</w:t>
      </w:r>
      <w:r w:rsidRPr="6882D221" w:rsidR="77B2B3D9">
        <w:t xml:space="preserve"> this product. They include </w:t>
      </w:r>
      <w:r w:rsidRPr="6882D221" w:rsidR="4E9DF47C">
        <w:t>all</w:t>
      </w:r>
      <w:r w:rsidRPr="6882D221" w:rsidR="77B2B3D9">
        <w:t xml:space="preserve"> the abovementioned markets.</w:t>
      </w:r>
    </w:p>
    <w:p w:rsidR="46FEE820" w:rsidP="00B074BA" w:rsidRDefault="46FEE820" w14:paraId="2BBD338B" w14:textId="2C84B376">
      <w:r w:rsidRPr="5493C85A">
        <w:t>The future of this product is not limited to strictly toe-walking markets, however. It is important to recognize that a much larger portion of people have gait issues. Anyone who has ha</w:t>
      </w:r>
      <w:r w:rsidRPr="5493C85A" w:rsidR="76A49D0E">
        <w:t>d</w:t>
      </w:r>
      <w:r w:rsidRPr="5493C85A">
        <w:t xml:space="preserve"> surgery</w:t>
      </w:r>
      <w:r w:rsidRPr="5493C85A" w:rsidR="6602F2F9">
        <w:t xml:space="preserve"> or injuries</w:t>
      </w:r>
      <w:r w:rsidRPr="5493C85A">
        <w:t xml:space="preserve"> on their lower half, </w:t>
      </w:r>
      <w:r w:rsidRPr="5AA5984E" w:rsidR="40F0C15D">
        <w:t xml:space="preserve">and </w:t>
      </w:r>
      <w:r w:rsidRPr="5AA5984E">
        <w:t>any</w:t>
      </w:r>
      <w:r w:rsidRPr="5493C85A">
        <w:t xml:space="preserve"> physical therapists or other medical professionals who work with such</w:t>
      </w:r>
      <w:r w:rsidRPr="5493C85A" w:rsidR="72F43C47">
        <w:t xml:space="preserve"> people would be thrilled to hear of a product that could help </w:t>
      </w:r>
      <w:r w:rsidRPr="5493C85A" w:rsidR="795AD2AB">
        <w:t xml:space="preserve">normalize a person’s gait. Runners and all forms of athletes could benefit </w:t>
      </w:r>
      <w:r w:rsidRPr="5493C85A" w:rsidR="04A2996C">
        <w:t>from</w:t>
      </w:r>
      <w:r w:rsidRPr="5493C85A" w:rsidR="795AD2AB">
        <w:t xml:space="preserve"> ensuring that their </w:t>
      </w:r>
      <w:r w:rsidRPr="5493C85A" w:rsidR="22EE9D4F">
        <w:t>gait is healthy.</w:t>
      </w:r>
      <w:r w:rsidRPr="5493C85A" w:rsidR="36CB793C">
        <w:t xml:space="preserve"> </w:t>
      </w:r>
      <w:bookmarkStart w:name="_Int_sX3vaom6" w:id="66"/>
      <w:commentRangeStart w:id="67"/>
      <w:commentRangeStart w:id="68"/>
      <w:commentRangeStart w:id="69"/>
      <w:r w:rsidRPr="5493C85A" w:rsidR="36CB793C">
        <w:t>Let’s</w:t>
      </w:r>
      <w:bookmarkEnd w:id="66"/>
      <w:r w:rsidRPr="5493C85A" w:rsidR="36CB793C">
        <w:t xml:space="preserve"> keep it a secret from Nike—for now.</w:t>
      </w:r>
      <w:commentRangeEnd w:id="67"/>
      <w:r>
        <w:rPr>
          <w:rStyle w:val="CommentReference"/>
        </w:rPr>
        <w:commentReference w:id="67"/>
      </w:r>
      <w:commentRangeEnd w:id="68"/>
      <w:r>
        <w:rPr>
          <w:rStyle w:val="CommentReference"/>
        </w:rPr>
        <w:commentReference w:id="68"/>
      </w:r>
      <w:commentRangeEnd w:id="69"/>
      <w:r>
        <w:rPr>
          <w:rStyle w:val="CommentReference"/>
        </w:rPr>
        <w:commentReference w:id="69"/>
      </w:r>
      <w:r>
        <w:br/>
      </w:r>
    </w:p>
    <w:p w:rsidR="5493C85A" w:rsidP="00B074BA" w:rsidRDefault="5493C85A" w14:paraId="2E3E27E9" w14:textId="5E81B13D">
      <w:r>
        <w:br/>
      </w:r>
    </w:p>
    <w:p w:rsidR="5493C85A" w:rsidP="00B074BA" w:rsidRDefault="5493C85A" w14:paraId="554CAE4C" w14:textId="068B29D6">
      <w:r>
        <w:br w:type="page"/>
      </w:r>
    </w:p>
    <w:p w:rsidR="3BEFC4C1" w:rsidP="00B074BA" w:rsidRDefault="3BEFC4C1" w14:paraId="4375FF7D" w14:textId="7C96BB92">
      <w:pPr>
        <w:pStyle w:val="Heading1"/>
      </w:pPr>
      <w:bookmarkStart w:name="_Toc148711233" w:id="70"/>
      <w:bookmarkStart w:name="_Toc318677101" w:id="71"/>
      <w:r>
        <w:lastRenderedPageBreak/>
        <w:t>Appendix A</w:t>
      </w:r>
      <w:r w:rsidR="785B7619">
        <w:t>: Schematics</w:t>
      </w:r>
      <w:bookmarkEnd w:id="70"/>
      <w:bookmarkEnd w:id="71"/>
    </w:p>
    <w:p w:rsidR="5493C85A" w:rsidP="1121AC05" w:rsidRDefault="1CF10743" w14:paraId="2BC8040E" w14:textId="27953001">
      <w:pPr>
        <w:spacing w:before="0" w:after="0" w:line="240" w:lineRule="auto"/>
        <w:rPr>
          <w:b/>
          <w:bCs/>
          <w:sz w:val="20"/>
          <w:szCs w:val="20"/>
        </w:rPr>
      </w:pPr>
      <w:r w:rsidRPr="1121AC05">
        <w:rPr>
          <w:b/>
          <w:bCs/>
          <w:sz w:val="20"/>
          <w:szCs w:val="20"/>
        </w:rPr>
        <w:lastRenderedPageBreak/>
        <w:t xml:space="preserve">Schematic 1: </w:t>
      </w:r>
      <w:proofErr w:type="spellStart"/>
      <w:r w:rsidRPr="1121AC05">
        <w:rPr>
          <w:b/>
          <w:bCs/>
          <w:sz w:val="20"/>
          <w:szCs w:val="20"/>
        </w:rPr>
        <w:t>Seeed</w:t>
      </w:r>
      <w:proofErr w:type="spellEnd"/>
      <w:r w:rsidRPr="1121AC05">
        <w:rPr>
          <w:b/>
          <w:bCs/>
          <w:sz w:val="20"/>
          <w:szCs w:val="20"/>
        </w:rPr>
        <w:t xml:space="preserve"> board Schematic Part 1</w:t>
      </w:r>
      <w:r w:rsidR="5493C85A">
        <w:br/>
      </w:r>
      <w:r w:rsidR="5BDD7950">
        <w:rPr>
          <w:noProof/>
        </w:rPr>
        <w:lastRenderedPageBreak/>
        <w:drawing>
          <wp:anchor distT="0" distB="0" distL="114300" distR="114300" simplePos="0" relativeHeight="251658240" behindDoc="0" locked="0" layoutInCell="1" allowOverlap="1" wp14:anchorId="68C0855F" wp14:editId="7D494B52">
            <wp:simplePos x="0" y="0"/>
            <wp:positionH relativeFrom="column">
              <wp:align>left</wp:align>
            </wp:positionH>
            <wp:positionV relativeFrom="paragraph">
              <wp:posOffset>0</wp:posOffset>
            </wp:positionV>
            <wp:extent cx="6057982" cy="3481249"/>
            <wp:effectExtent l="0" t="1288367" r="0" b="1288367"/>
            <wp:wrapSquare wrapText="bothSides"/>
            <wp:docPr id="1786083628" name="Picture 178608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rcRect l="4287" t="4103" r="7745" b="17062"/>
                    <a:stretch>
                      <a:fillRect/>
                    </a:stretch>
                  </pic:blipFill>
                  <pic:spPr>
                    <a:xfrm rot="5400000">
                      <a:off x="0" y="0"/>
                      <a:ext cx="6057982" cy="3481249"/>
                    </a:xfrm>
                    <a:prstGeom prst="rect">
                      <a:avLst/>
                    </a:prstGeom>
                  </pic:spPr>
                </pic:pic>
              </a:graphicData>
            </a:graphic>
            <wp14:sizeRelH relativeFrom="page">
              <wp14:pctWidth>0</wp14:pctWidth>
            </wp14:sizeRelH>
            <wp14:sizeRelV relativeFrom="page">
              <wp14:pctHeight>0</wp14:pctHeight>
            </wp14:sizeRelV>
          </wp:anchor>
        </w:drawing>
      </w:r>
    </w:p>
    <w:p w:rsidR="5493C85A" w:rsidP="1121AC05" w:rsidRDefault="2AEB01B4" w14:paraId="4BB95858" w14:textId="425B785D">
      <w:pPr>
        <w:spacing w:before="0" w:after="0" w:line="240" w:lineRule="auto"/>
        <w:rPr>
          <w:b/>
          <w:bCs/>
          <w:sz w:val="20"/>
          <w:szCs w:val="20"/>
        </w:rPr>
      </w:pPr>
      <w:r>
        <w:rPr>
          <w:noProof/>
        </w:rPr>
        <w:lastRenderedPageBreak/>
        <w:drawing>
          <wp:anchor distT="0" distB="0" distL="114300" distR="114300" simplePos="0" relativeHeight="251658241" behindDoc="0" locked="0" layoutInCell="1" allowOverlap="1" wp14:anchorId="0C251C39" wp14:editId="7E2FA141">
            <wp:simplePos x="0" y="0"/>
            <wp:positionH relativeFrom="column">
              <wp:align>left</wp:align>
            </wp:positionH>
            <wp:positionV relativeFrom="paragraph">
              <wp:posOffset>0</wp:posOffset>
            </wp:positionV>
            <wp:extent cx="5691623" cy="3483977"/>
            <wp:effectExtent l="0" t="1103823" r="0" b="1103823"/>
            <wp:wrapSquare wrapText="bothSides"/>
            <wp:docPr id="300888431" name="Picture 300888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rcRect l="10644" t="8350" r="11813" b="11426"/>
                    <a:stretch>
                      <a:fillRect/>
                    </a:stretch>
                  </pic:blipFill>
                  <pic:spPr>
                    <a:xfrm rot="5400000">
                      <a:off x="0" y="0"/>
                      <a:ext cx="5691623" cy="3483977"/>
                    </a:xfrm>
                    <a:prstGeom prst="rect">
                      <a:avLst/>
                    </a:prstGeom>
                  </pic:spPr>
                </pic:pic>
              </a:graphicData>
            </a:graphic>
            <wp14:sizeRelH relativeFrom="page">
              <wp14:pctWidth>0</wp14:pctWidth>
            </wp14:sizeRelH>
            <wp14:sizeRelV relativeFrom="page">
              <wp14:pctHeight>0</wp14:pctHeight>
            </wp14:sizeRelV>
          </wp:anchor>
        </w:drawing>
      </w:r>
    </w:p>
    <w:p w:rsidR="42DA192B" w:rsidP="1121AC05" w:rsidRDefault="42DA192B" w14:paraId="70B1B232" w14:textId="3F31614E">
      <w:pPr>
        <w:spacing w:before="0" w:after="0" w:line="240" w:lineRule="auto"/>
        <w:rPr>
          <w:b/>
          <w:bCs/>
          <w:sz w:val="20"/>
          <w:szCs w:val="20"/>
        </w:rPr>
      </w:pPr>
      <w:r w:rsidRPr="1121AC05">
        <w:rPr>
          <w:b/>
          <w:bCs/>
          <w:sz w:val="20"/>
          <w:szCs w:val="20"/>
        </w:rPr>
        <w:lastRenderedPageBreak/>
        <w:t xml:space="preserve">Schematic 2: </w:t>
      </w:r>
      <w:proofErr w:type="spellStart"/>
      <w:r w:rsidRPr="1121AC05">
        <w:rPr>
          <w:b/>
          <w:bCs/>
          <w:sz w:val="20"/>
          <w:szCs w:val="20"/>
        </w:rPr>
        <w:t>Seeed</w:t>
      </w:r>
      <w:proofErr w:type="spellEnd"/>
      <w:r w:rsidRPr="1121AC05">
        <w:rPr>
          <w:b/>
          <w:bCs/>
          <w:sz w:val="20"/>
          <w:szCs w:val="20"/>
        </w:rPr>
        <w:t xml:space="preserve"> board Schematic Part 2</w:t>
      </w:r>
    </w:p>
    <w:p w:rsidR="1121AC05" w:rsidP="1121AC05" w:rsidRDefault="1121AC05" w14:paraId="3F576477" w14:textId="0A432D58">
      <w:pPr>
        <w:spacing w:before="0" w:after="0" w:line="240" w:lineRule="auto"/>
        <w:rPr>
          <w:b/>
          <w:bCs/>
          <w:sz w:val="20"/>
          <w:szCs w:val="20"/>
        </w:rPr>
      </w:pPr>
    </w:p>
    <w:p w:rsidR="1121AC05" w:rsidP="1121AC05" w:rsidRDefault="1121AC05" w14:paraId="55254785" w14:textId="4CB5A4AF">
      <w:pPr>
        <w:spacing w:before="0" w:after="0" w:line="240" w:lineRule="auto"/>
        <w:rPr>
          <w:b/>
          <w:bCs/>
          <w:sz w:val="20"/>
          <w:szCs w:val="20"/>
        </w:rPr>
      </w:pPr>
    </w:p>
    <w:p w:rsidR="1121AC05" w:rsidP="1121AC05" w:rsidRDefault="1121AC05" w14:paraId="3C1CED13" w14:textId="3432B9EE">
      <w:pPr>
        <w:spacing w:before="0" w:after="0" w:line="240" w:lineRule="auto"/>
        <w:rPr>
          <w:b/>
          <w:bCs/>
          <w:sz w:val="20"/>
          <w:szCs w:val="20"/>
        </w:rPr>
      </w:pPr>
    </w:p>
    <w:sectPr w:rsidR="1121AC05" w:rsidSect="0061649D">
      <w:headerReference w:type="default" r:id="rId23"/>
      <w:footerReference w:type="default" r:id="rId24"/>
      <w:headerReference w:type="first" r:id="rId25"/>
      <w:footerReference w:type="first" r:id="rId26"/>
      <w:pgSz w:w="12240" w:h="15840" w:orient="portrait"/>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ZE" w:author="Zachary Elliott" w:date="2023-10-20T12:16:00Z" w:id="52">
    <w:p w:rsidR="6882D221" w:rsidP="00B074BA" w:rsidRDefault="6882D221" w14:paraId="5E54ECBF" w14:textId="21A430F9">
      <w:r>
        <w:t>(Do any of us have an iPhone?). - I don’t: Zach &lt;----I think Ismael uses an iPhone, since he needed a charger last I/O lab. My whole family uses them, too.</w:t>
      </w:r>
      <w:r>
        <w:annotationRef/>
      </w:r>
      <w:r>
        <w:rPr>
          <w:rStyle w:val="CommentReference"/>
        </w:rPr>
        <w:annotationRef/>
      </w:r>
    </w:p>
  </w:comment>
  <w:comment w:initials="ZE" w:author="Zachary Elliott" w:date="2023-10-20T11:34:00Z" w:id="67">
    <w:p w:rsidR="5493C85A" w:rsidP="00B074BA" w:rsidRDefault="5493C85A" w14:paraId="5D38981E" w14:textId="17393F2B">
      <w:r>
        <w:t>I like it, but might be a tad informal</w:t>
      </w:r>
      <w:r>
        <w:annotationRef/>
      </w:r>
      <w:r>
        <w:rPr>
          <w:rStyle w:val="CommentReference"/>
        </w:rPr>
        <w:annotationRef/>
      </w:r>
    </w:p>
  </w:comment>
  <w:comment w:initials="CB" w:author="Cari Blaker" w:date="2023-10-20T13:15:00Z" w:id="68">
    <w:p w:rsidR="7E3CA544" w:rsidP="00B074BA" w:rsidRDefault="7E3CA544" w14:paraId="6D500B73" w14:textId="7016FF2E">
      <w:pPr>
        <w:pStyle w:val="CommentText"/>
      </w:pPr>
      <w:r>
        <w:t>i think phong will find it funny</w:t>
      </w:r>
      <w:r>
        <w:rPr>
          <w:rStyle w:val="CommentReference"/>
        </w:rPr>
        <w:annotationRef/>
      </w:r>
      <w:r>
        <w:rPr>
          <w:rStyle w:val="CommentReference"/>
        </w:rPr>
        <w:annotationRef/>
      </w:r>
    </w:p>
  </w:comment>
  <w:comment w:initials="ZE" w:author="Zachary Elliott" w:date="2023-10-20T13:40:00Z" w:id="69">
    <w:p w:rsidR="3712172D" w:rsidP="00B074BA" w:rsidRDefault="3712172D" w14:paraId="51990775" w14:textId="4F9F1890">
      <w:pPr>
        <w:pStyle w:val="CommentText"/>
      </w:pPr>
      <w:r>
        <w:t>Fair enough</w:t>
      </w:r>
      <w:r>
        <w:rPr>
          <w:rStyle w:val="CommentReference"/>
        </w:rP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54ECBF" w15:done="1"/>
  <w15:commentEx w15:paraId="5D38981E" w15:done="1"/>
  <w15:commentEx w15:paraId="6D500B73" w15:paraIdParent="5D38981E" w15:done="1"/>
  <w15:commentEx w15:paraId="51990775" w15:paraIdParent="5D38981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38E7314" w16cex:dateUtc="2023-10-20T19:16:00Z"/>
  <w16cex:commentExtensible w16cex:durableId="5F7781BE" w16cex:dateUtc="2023-10-20T18:34:00Z"/>
  <w16cex:commentExtensible w16cex:durableId="2B64279D" w16cex:dateUtc="2023-10-20T20:15:00Z"/>
  <w16cex:commentExtensible w16cex:durableId="560D1B9D" w16cex:dateUtc="2023-10-20T2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54ECBF" w16cid:durableId="038E7314"/>
  <w16cid:commentId w16cid:paraId="5D38981E" w16cid:durableId="5F7781BE"/>
  <w16cid:commentId w16cid:paraId="6D500B73" w16cid:durableId="2B64279D"/>
  <w16cid:commentId w16cid:paraId="51990775" w16cid:durableId="560D1B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649D" w:rsidP="00B074BA" w:rsidRDefault="0061649D" w14:paraId="6C14EFBF" w14:textId="77777777">
      <w:r>
        <w:separator/>
      </w:r>
    </w:p>
  </w:endnote>
  <w:endnote w:type="continuationSeparator" w:id="0">
    <w:p w:rsidR="0061649D" w:rsidP="00B074BA" w:rsidRDefault="0061649D" w14:paraId="46DBF254" w14:textId="77777777">
      <w:r>
        <w:continuationSeparator/>
      </w:r>
    </w:p>
  </w:endnote>
  <w:endnote w:type="continuationNotice" w:id="1">
    <w:p w:rsidR="0061649D" w:rsidP="00B074BA" w:rsidRDefault="0061649D" w14:paraId="4D95183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Felix Titling">
    <w:panose1 w:val="04060505060202020A04"/>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92C518A" w:rsidTr="192C518A" w14:paraId="2C681969" w14:textId="77777777">
      <w:trPr>
        <w:trHeight w:val="300"/>
      </w:trPr>
      <w:tc>
        <w:tcPr>
          <w:tcW w:w="3120" w:type="dxa"/>
        </w:tcPr>
        <w:p w:rsidR="192C518A" w:rsidP="192C518A" w:rsidRDefault="192C518A" w14:paraId="3FBD2297" w14:textId="664CFD46">
          <w:pPr>
            <w:pStyle w:val="Header"/>
            <w:ind w:left="-115"/>
          </w:pPr>
        </w:p>
      </w:tc>
      <w:tc>
        <w:tcPr>
          <w:tcW w:w="3120" w:type="dxa"/>
        </w:tcPr>
        <w:p w:rsidR="192C518A" w:rsidP="192C518A" w:rsidRDefault="192C518A" w14:paraId="69B2F8DE" w14:textId="2A4DAB47">
          <w:pPr>
            <w:pStyle w:val="Header"/>
            <w:jc w:val="center"/>
          </w:pPr>
        </w:p>
      </w:tc>
      <w:tc>
        <w:tcPr>
          <w:tcW w:w="3120" w:type="dxa"/>
        </w:tcPr>
        <w:p w:rsidR="192C518A" w:rsidP="192C518A" w:rsidRDefault="192C518A" w14:paraId="0E3A3F7E" w14:textId="6CE063A6">
          <w:pPr>
            <w:pStyle w:val="Header"/>
            <w:ind w:right="-115"/>
            <w:jc w:val="right"/>
          </w:pPr>
          <w:r>
            <w:fldChar w:fldCharType="begin"/>
          </w:r>
          <w:r>
            <w:instrText>PAGE</w:instrText>
          </w:r>
          <w:r>
            <w:fldChar w:fldCharType="separate"/>
          </w:r>
          <w:r w:rsidR="001062A7">
            <w:rPr>
              <w:noProof/>
            </w:rPr>
            <w:t>1</w:t>
          </w:r>
          <w:r>
            <w:fldChar w:fldCharType="end"/>
          </w:r>
        </w:p>
      </w:tc>
    </w:tr>
  </w:tbl>
  <w:p w:rsidR="001E6497" w:rsidRDefault="001E6497" w14:paraId="48731FD1" w14:textId="4A1DF2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F2CA330" w:rsidTr="0F2CA330" w14:paraId="61031701" w14:textId="77777777">
      <w:trPr>
        <w:trHeight w:val="300"/>
      </w:trPr>
      <w:tc>
        <w:tcPr>
          <w:tcW w:w="3120" w:type="dxa"/>
        </w:tcPr>
        <w:p w:rsidR="0F2CA330" w:rsidP="0F2CA330" w:rsidRDefault="0F2CA330" w14:paraId="318B3D64" w14:textId="0C2C26BA">
          <w:pPr>
            <w:pStyle w:val="Header"/>
            <w:ind w:left="-115"/>
          </w:pPr>
        </w:p>
      </w:tc>
      <w:tc>
        <w:tcPr>
          <w:tcW w:w="3120" w:type="dxa"/>
        </w:tcPr>
        <w:p w:rsidR="0F2CA330" w:rsidP="0F2CA330" w:rsidRDefault="0F2CA330" w14:paraId="1775AC35" w14:textId="6544A2E6">
          <w:pPr>
            <w:pStyle w:val="Header"/>
            <w:jc w:val="center"/>
          </w:pPr>
        </w:p>
      </w:tc>
      <w:tc>
        <w:tcPr>
          <w:tcW w:w="3120" w:type="dxa"/>
        </w:tcPr>
        <w:p w:rsidR="0F2CA330" w:rsidP="0F2CA330" w:rsidRDefault="0F2CA330" w14:paraId="303EB9F2" w14:textId="513C9299">
          <w:pPr>
            <w:pStyle w:val="Header"/>
            <w:ind w:right="-115"/>
            <w:jc w:val="right"/>
          </w:pPr>
        </w:p>
      </w:tc>
    </w:tr>
  </w:tbl>
  <w:p w:rsidR="00B855A6" w:rsidRDefault="00B855A6" w14:paraId="76DD888A" w14:textId="4B3F88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649D" w:rsidP="00B074BA" w:rsidRDefault="0061649D" w14:paraId="25F2F82F" w14:textId="77777777">
      <w:r>
        <w:separator/>
      </w:r>
    </w:p>
  </w:footnote>
  <w:footnote w:type="continuationSeparator" w:id="0">
    <w:p w:rsidR="0061649D" w:rsidP="00B074BA" w:rsidRDefault="0061649D" w14:paraId="17838CB0" w14:textId="77777777">
      <w:r>
        <w:continuationSeparator/>
      </w:r>
    </w:p>
  </w:footnote>
  <w:footnote w:type="continuationNotice" w:id="1">
    <w:p w:rsidR="0061649D" w:rsidP="00B074BA" w:rsidRDefault="0061649D" w14:paraId="4D470CD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92C518A" w:rsidTr="192C518A" w14:paraId="3F7D7292" w14:textId="77777777">
      <w:trPr>
        <w:trHeight w:val="300"/>
      </w:trPr>
      <w:tc>
        <w:tcPr>
          <w:tcW w:w="3120" w:type="dxa"/>
        </w:tcPr>
        <w:p w:rsidR="192C518A" w:rsidP="192C518A" w:rsidRDefault="192C518A" w14:paraId="2492BEBA" w14:textId="419D1AB5">
          <w:pPr>
            <w:pStyle w:val="Header"/>
            <w:ind w:left="-115"/>
          </w:pPr>
        </w:p>
      </w:tc>
      <w:tc>
        <w:tcPr>
          <w:tcW w:w="3120" w:type="dxa"/>
        </w:tcPr>
        <w:p w:rsidR="192C518A" w:rsidP="192C518A" w:rsidRDefault="192C518A" w14:paraId="55EBE7B4" w14:textId="365AF35C">
          <w:pPr>
            <w:pStyle w:val="Header"/>
            <w:jc w:val="center"/>
          </w:pPr>
        </w:p>
      </w:tc>
      <w:tc>
        <w:tcPr>
          <w:tcW w:w="3120" w:type="dxa"/>
        </w:tcPr>
        <w:p w:rsidR="192C518A" w:rsidP="192C518A" w:rsidRDefault="192C518A" w14:paraId="7B3BEF7C" w14:textId="3A96E766">
          <w:pPr>
            <w:pStyle w:val="Header"/>
            <w:ind w:right="-115"/>
            <w:jc w:val="right"/>
          </w:pPr>
        </w:p>
      </w:tc>
    </w:tr>
  </w:tbl>
  <w:p w:rsidR="001E6497" w:rsidRDefault="001E6497" w14:paraId="248DA575" w14:textId="404EF0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F2CA330" w:rsidTr="0F2CA330" w14:paraId="60AC4A6D" w14:textId="77777777">
      <w:trPr>
        <w:trHeight w:val="300"/>
      </w:trPr>
      <w:tc>
        <w:tcPr>
          <w:tcW w:w="3120" w:type="dxa"/>
        </w:tcPr>
        <w:p w:rsidR="0F2CA330" w:rsidP="0F2CA330" w:rsidRDefault="0F2CA330" w14:paraId="31B133E2" w14:textId="372CF5CC">
          <w:pPr>
            <w:pStyle w:val="Header"/>
            <w:ind w:left="-115"/>
          </w:pPr>
        </w:p>
      </w:tc>
      <w:tc>
        <w:tcPr>
          <w:tcW w:w="3120" w:type="dxa"/>
        </w:tcPr>
        <w:p w:rsidR="0F2CA330" w:rsidP="0F2CA330" w:rsidRDefault="0F2CA330" w14:paraId="2CA976E0" w14:textId="2A27A2E6">
          <w:pPr>
            <w:pStyle w:val="Header"/>
            <w:jc w:val="center"/>
          </w:pPr>
        </w:p>
      </w:tc>
      <w:tc>
        <w:tcPr>
          <w:tcW w:w="3120" w:type="dxa"/>
        </w:tcPr>
        <w:p w:rsidR="0F2CA330" w:rsidP="0F2CA330" w:rsidRDefault="0F2CA330" w14:paraId="7DCA0D89" w14:textId="6F2E0803">
          <w:pPr>
            <w:pStyle w:val="Header"/>
            <w:ind w:right="-115"/>
            <w:jc w:val="right"/>
          </w:pPr>
        </w:p>
      </w:tc>
    </w:tr>
  </w:tbl>
  <w:p w:rsidR="00B855A6" w:rsidRDefault="00B855A6" w14:paraId="1E0BA3D9" w14:textId="03170401">
    <w:pPr>
      <w:pStyle w:val="Header"/>
    </w:pPr>
  </w:p>
</w:hdr>
</file>

<file path=word/intelligence2.xml><?xml version="1.0" encoding="utf-8"?>
<int2:intelligence xmlns:int2="http://schemas.microsoft.com/office/intelligence/2020/intelligence" xmlns:oel="http://schemas.microsoft.com/office/2019/extlst">
  <int2:observations>
    <int2:textHash int2:hashCode="jPino1/Si89dBv" int2:id="2cnMEREu">
      <int2:state int2:value="Rejected" int2:type="AugLoop_Text_Critique"/>
    </int2:textHash>
    <int2:textHash int2:hashCode="n5Ig4uJztpGUD0" int2:id="7SanF9ME">
      <int2:state int2:value="Rejected" int2:type="AugLoop_Text_Critique"/>
    </int2:textHash>
    <int2:textHash int2:hashCode="n85dW4dD6R9fLm" int2:id="KMxHhvMr">
      <int2:state int2:value="Rejected" int2:type="AugLoop_Text_Critique"/>
    </int2:textHash>
    <int2:textHash int2:hashCode="LHgvArSreDSMJz" int2:id="M6gT2atx">
      <int2:state int2:value="Rejected" int2:type="AugLoop_Text_Critique"/>
    </int2:textHash>
    <int2:textHash int2:hashCode="gIy51rSsNWh5ow" int2:id="NXcbNJS3">
      <int2:state int2:value="Rejected" int2:type="AugLoop_Text_Critique"/>
    </int2:textHash>
    <int2:textHash int2:hashCode="LoE5u7S6e5m/BX" int2:id="RX6IMnHm">
      <int2:state int2:value="Rejected" int2:type="AugLoop_Text_Critique"/>
    </int2:textHash>
    <int2:textHash int2:hashCode="bb+jdzn/Zs37r4" int2:id="Vi7sQjig">
      <int2:state int2:value="Rejected" int2:type="AugLoop_Text_Critique"/>
    </int2:textHash>
    <int2:textHash int2:hashCode="ETsHNAZcKUaYkA" int2:id="nZbzUMVR">
      <int2:state int2:value="Rejected" int2:type="AugLoop_Text_Critique"/>
    </int2:textHash>
    <int2:textHash int2:hashCode="+DlBvFjleo5poE" int2:id="pCrtC86M">
      <int2:state int2:value="Rejected" int2:type="AugLoop_Text_Critique"/>
    </int2:textHash>
    <int2:bookmark int2:bookmarkName="_Int_aHSF3ktD" int2:invalidationBookmarkName="" int2:hashCode="o3nIX4xpoNNnnY" int2:id="5X9UcK7V">
      <int2:state int2:value="Rejected" int2:type="AugLoop_Text_Critique"/>
    </int2:bookmark>
    <int2:bookmark int2:bookmarkName="_Int_TWcZ7NZM" int2:invalidationBookmarkName="" int2:hashCode="f4Yj2PNsBrgQZG" int2:id="5hh5Zhuo">
      <int2:state int2:value="Rejected" int2:type="AugLoop_Text_Critique"/>
    </int2:bookmark>
    <int2:bookmark int2:bookmarkName="_Int_DzdktD7S" int2:invalidationBookmarkName="" int2:hashCode="1QbqWw3JXiTRuP" int2:id="6Wbpn9JE">
      <int2:state int2:value="Rejected" int2:type="AugLoop_Text_Critique"/>
    </int2:bookmark>
    <int2:bookmark int2:bookmarkName="_Int_GJcQ1fXJ" int2:invalidationBookmarkName="" int2:hashCode="WOazpBSh4JDfxg" int2:id="6itakSTh">
      <int2:state int2:value="Rejected" int2:type="AugLoop_Text_Critique"/>
    </int2:bookmark>
    <int2:bookmark int2:bookmarkName="_Int_sX3vaom6" int2:invalidationBookmarkName="" int2:hashCode="DFDjxKYxKgO1uG" int2:id="8PhA9xkv">
      <int2:state int2:value="Rejected" int2:type="AugLoop_Text_Critique"/>
    </int2:bookmark>
    <int2:bookmark int2:bookmarkName="_Int_8ZzOIKSQ" int2:invalidationBookmarkName="" int2:hashCode="l/h9Z7gWrYL/ku" int2:id="JMOymaNo">
      <int2:state int2:value="Rejected" int2:type="AugLoop_Text_Critique"/>
    </int2:bookmark>
    <int2:bookmark int2:bookmarkName="_Int_B1mLjKOq" int2:invalidationBookmarkName="" int2:hashCode="NffFIrLL1oCi4h" int2:id="JduRnuTq">
      <int2:state int2:value="Rejected" int2:type="AugLoop_Text_Critique"/>
    </int2:bookmark>
    <int2:bookmark int2:bookmarkName="_Int_uyYYVqYx" int2:invalidationBookmarkName="" int2:hashCode="IF/15WqN+bq65l" int2:id="KStPgQnj">
      <int2:state int2:value="Rejected" int2:type="AugLoop_Text_Critique"/>
    </int2:bookmark>
    <int2:bookmark int2:bookmarkName="_Int_gYsqLXIj" int2:invalidationBookmarkName="" int2:hashCode="uIP6jg2s6oxQVt" int2:id="NKEs3t9o">
      <int2:state int2:value="Rejected" int2:type="AugLoop_Text_Critique"/>
    </int2:bookmark>
    <int2:bookmark int2:bookmarkName="_Int_0gIcPmea" int2:invalidationBookmarkName="" int2:hashCode="+CYYkundxqoJOy" int2:id="Pef6vXAt">
      <int2:state int2:value="Rejected" int2:type="AugLoop_Text_Critique"/>
    </int2:bookmark>
    <int2:bookmark int2:bookmarkName="_Int_YnfXE6Ry" int2:invalidationBookmarkName="" int2:hashCode="He3yV1pWBNA2SA" int2:id="SrHarYif">
      <int2:state int2:value="Rejected" int2:type="AugLoop_Text_Critique"/>
    </int2:bookmark>
    <int2:bookmark int2:bookmarkName="_Int_VC7BBe1m" int2:invalidationBookmarkName="" int2:hashCode="7AQLsnzog+8R+K" int2:id="U7rnMIih">
      <int2:state int2:value="Rejected" int2:type="AugLoop_Text_Critique"/>
    </int2:bookmark>
    <int2:bookmark int2:bookmarkName="_Int_1AboguS3" int2:invalidationBookmarkName="" int2:hashCode="wwbc96rsRU4Xvx" int2:id="dGYueB31">
      <int2:state int2:value="Rejected" int2:type="AugLoop_Text_Critique"/>
    </int2:bookmark>
    <int2:bookmark int2:bookmarkName="_Int_nZ1tlwZq" int2:invalidationBookmarkName="" int2:hashCode="Qt9HY2wdrowirC" int2:id="eRumY1rF">
      <int2:state int2:value="Rejected" int2:type="AugLoop_Text_Critique"/>
    </int2:bookmark>
    <int2:bookmark int2:bookmarkName="_Int_dLavXTsS" int2:invalidationBookmarkName="" int2:hashCode="3GUDfC9A0qyUSM" int2:id="tdY3ny6L">
      <int2:state int2:value="Rejected" int2:type="AugLoop_Text_Critique"/>
    </int2:bookmark>
    <int2:bookmark int2:bookmarkName="_Int_7Rd2wGVO" int2:invalidationBookmarkName="" int2:hashCode="OUcW9ucDM/vh2g" int2:id="zRmvuYP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3C10"/>
    <w:multiLevelType w:val="hybridMultilevel"/>
    <w:tmpl w:val="7A3A75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60AFA59"/>
    <w:multiLevelType w:val="hybridMultilevel"/>
    <w:tmpl w:val="2E8ACEAA"/>
    <w:lvl w:ilvl="0" w:tplc="FEBAD782">
      <w:start w:val="1"/>
      <w:numFmt w:val="bullet"/>
      <w:lvlText w:val="▫"/>
      <w:lvlJc w:val="left"/>
      <w:pPr>
        <w:ind w:left="720" w:hanging="360"/>
      </w:pPr>
      <w:rPr>
        <w:rFonts w:hint="default" w:ascii="Courier New" w:hAnsi="Courier New"/>
      </w:rPr>
    </w:lvl>
    <w:lvl w:ilvl="1" w:tplc="157A5FF2">
      <w:start w:val="1"/>
      <w:numFmt w:val="bullet"/>
      <w:lvlText w:val="o"/>
      <w:lvlJc w:val="left"/>
      <w:pPr>
        <w:ind w:left="1440" w:hanging="360"/>
      </w:pPr>
      <w:rPr>
        <w:rFonts w:hint="default" w:ascii="Courier New" w:hAnsi="Courier New"/>
      </w:rPr>
    </w:lvl>
    <w:lvl w:ilvl="2" w:tplc="5694D01A">
      <w:start w:val="1"/>
      <w:numFmt w:val="bullet"/>
      <w:lvlText w:val=""/>
      <w:lvlJc w:val="left"/>
      <w:pPr>
        <w:ind w:left="2160" w:hanging="360"/>
      </w:pPr>
      <w:rPr>
        <w:rFonts w:hint="default" w:ascii="Wingdings" w:hAnsi="Wingdings"/>
      </w:rPr>
    </w:lvl>
    <w:lvl w:ilvl="3" w:tplc="15FCC32A">
      <w:start w:val="1"/>
      <w:numFmt w:val="bullet"/>
      <w:lvlText w:val=""/>
      <w:lvlJc w:val="left"/>
      <w:pPr>
        <w:ind w:left="2880" w:hanging="360"/>
      </w:pPr>
      <w:rPr>
        <w:rFonts w:hint="default" w:ascii="Symbol" w:hAnsi="Symbol"/>
      </w:rPr>
    </w:lvl>
    <w:lvl w:ilvl="4" w:tplc="ADFC2CC8">
      <w:start w:val="1"/>
      <w:numFmt w:val="bullet"/>
      <w:lvlText w:val="o"/>
      <w:lvlJc w:val="left"/>
      <w:pPr>
        <w:ind w:left="3600" w:hanging="360"/>
      </w:pPr>
      <w:rPr>
        <w:rFonts w:hint="default" w:ascii="Courier New" w:hAnsi="Courier New"/>
      </w:rPr>
    </w:lvl>
    <w:lvl w:ilvl="5" w:tplc="6840C8DE">
      <w:start w:val="1"/>
      <w:numFmt w:val="bullet"/>
      <w:lvlText w:val=""/>
      <w:lvlJc w:val="left"/>
      <w:pPr>
        <w:ind w:left="4320" w:hanging="360"/>
      </w:pPr>
      <w:rPr>
        <w:rFonts w:hint="default" w:ascii="Wingdings" w:hAnsi="Wingdings"/>
      </w:rPr>
    </w:lvl>
    <w:lvl w:ilvl="6" w:tplc="70FCDABA">
      <w:start w:val="1"/>
      <w:numFmt w:val="bullet"/>
      <w:lvlText w:val=""/>
      <w:lvlJc w:val="left"/>
      <w:pPr>
        <w:ind w:left="5040" w:hanging="360"/>
      </w:pPr>
      <w:rPr>
        <w:rFonts w:hint="default" w:ascii="Symbol" w:hAnsi="Symbol"/>
      </w:rPr>
    </w:lvl>
    <w:lvl w:ilvl="7" w:tplc="95AA1658">
      <w:start w:val="1"/>
      <w:numFmt w:val="bullet"/>
      <w:lvlText w:val="o"/>
      <w:lvlJc w:val="left"/>
      <w:pPr>
        <w:ind w:left="5760" w:hanging="360"/>
      </w:pPr>
      <w:rPr>
        <w:rFonts w:hint="default" w:ascii="Courier New" w:hAnsi="Courier New"/>
      </w:rPr>
    </w:lvl>
    <w:lvl w:ilvl="8" w:tplc="A27A8EA0">
      <w:start w:val="1"/>
      <w:numFmt w:val="bullet"/>
      <w:lvlText w:val=""/>
      <w:lvlJc w:val="left"/>
      <w:pPr>
        <w:ind w:left="6480" w:hanging="360"/>
      </w:pPr>
      <w:rPr>
        <w:rFonts w:hint="default" w:ascii="Wingdings" w:hAnsi="Wingdings"/>
      </w:rPr>
    </w:lvl>
  </w:abstractNum>
  <w:abstractNum w:abstractNumId="2" w15:restartNumberingAfterBreak="0">
    <w:nsid w:val="22EA90FE"/>
    <w:multiLevelType w:val="hybridMultilevel"/>
    <w:tmpl w:val="FFFFFFFF"/>
    <w:lvl w:ilvl="0" w:tplc="B14C4388">
      <w:start w:val="1"/>
      <w:numFmt w:val="bullet"/>
      <w:lvlText w:val=""/>
      <w:lvlJc w:val="left"/>
      <w:pPr>
        <w:ind w:left="720" w:hanging="360"/>
      </w:pPr>
      <w:rPr>
        <w:rFonts w:hint="default" w:ascii="Symbol" w:hAnsi="Symbol"/>
      </w:rPr>
    </w:lvl>
    <w:lvl w:ilvl="1" w:tplc="4A146446">
      <w:start w:val="1"/>
      <w:numFmt w:val="bullet"/>
      <w:lvlText w:val="o"/>
      <w:lvlJc w:val="left"/>
      <w:pPr>
        <w:ind w:left="1440" w:hanging="360"/>
      </w:pPr>
      <w:rPr>
        <w:rFonts w:hint="default" w:ascii="Courier New" w:hAnsi="Courier New"/>
      </w:rPr>
    </w:lvl>
    <w:lvl w:ilvl="2" w:tplc="5D32B5DE">
      <w:start w:val="1"/>
      <w:numFmt w:val="bullet"/>
      <w:lvlText w:val=""/>
      <w:lvlJc w:val="left"/>
      <w:pPr>
        <w:ind w:left="2160" w:hanging="360"/>
      </w:pPr>
      <w:rPr>
        <w:rFonts w:hint="default" w:ascii="Wingdings" w:hAnsi="Wingdings"/>
      </w:rPr>
    </w:lvl>
    <w:lvl w:ilvl="3" w:tplc="95F44772">
      <w:start w:val="1"/>
      <w:numFmt w:val="bullet"/>
      <w:lvlText w:val=""/>
      <w:lvlJc w:val="left"/>
      <w:pPr>
        <w:ind w:left="2880" w:hanging="360"/>
      </w:pPr>
      <w:rPr>
        <w:rFonts w:hint="default" w:ascii="Symbol" w:hAnsi="Symbol"/>
      </w:rPr>
    </w:lvl>
    <w:lvl w:ilvl="4" w:tplc="75DE5D94">
      <w:start w:val="1"/>
      <w:numFmt w:val="bullet"/>
      <w:lvlText w:val="o"/>
      <w:lvlJc w:val="left"/>
      <w:pPr>
        <w:ind w:left="3600" w:hanging="360"/>
      </w:pPr>
      <w:rPr>
        <w:rFonts w:hint="default" w:ascii="Courier New" w:hAnsi="Courier New"/>
      </w:rPr>
    </w:lvl>
    <w:lvl w:ilvl="5" w:tplc="5452422E">
      <w:start w:val="1"/>
      <w:numFmt w:val="bullet"/>
      <w:lvlText w:val=""/>
      <w:lvlJc w:val="left"/>
      <w:pPr>
        <w:ind w:left="4320" w:hanging="360"/>
      </w:pPr>
      <w:rPr>
        <w:rFonts w:hint="default" w:ascii="Wingdings" w:hAnsi="Wingdings"/>
      </w:rPr>
    </w:lvl>
    <w:lvl w:ilvl="6" w:tplc="3FCAADE8">
      <w:start w:val="1"/>
      <w:numFmt w:val="bullet"/>
      <w:lvlText w:val=""/>
      <w:lvlJc w:val="left"/>
      <w:pPr>
        <w:ind w:left="5040" w:hanging="360"/>
      </w:pPr>
      <w:rPr>
        <w:rFonts w:hint="default" w:ascii="Symbol" w:hAnsi="Symbol"/>
      </w:rPr>
    </w:lvl>
    <w:lvl w:ilvl="7" w:tplc="468609AA">
      <w:start w:val="1"/>
      <w:numFmt w:val="bullet"/>
      <w:lvlText w:val="o"/>
      <w:lvlJc w:val="left"/>
      <w:pPr>
        <w:ind w:left="5760" w:hanging="360"/>
      </w:pPr>
      <w:rPr>
        <w:rFonts w:hint="default" w:ascii="Courier New" w:hAnsi="Courier New"/>
      </w:rPr>
    </w:lvl>
    <w:lvl w:ilvl="8" w:tplc="0428BED0">
      <w:start w:val="1"/>
      <w:numFmt w:val="bullet"/>
      <w:lvlText w:val=""/>
      <w:lvlJc w:val="left"/>
      <w:pPr>
        <w:ind w:left="6480" w:hanging="360"/>
      </w:pPr>
      <w:rPr>
        <w:rFonts w:hint="default" w:ascii="Wingdings" w:hAnsi="Wingdings"/>
      </w:rPr>
    </w:lvl>
  </w:abstractNum>
  <w:abstractNum w:abstractNumId="3" w15:restartNumberingAfterBreak="0">
    <w:nsid w:val="243111C7"/>
    <w:multiLevelType w:val="hybridMultilevel"/>
    <w:tmpl w:val="EB2CA1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648DCC0"/>
    <w:multiLevelType w:val="hybridMultilevel"/>
    <w:tmpl w:val="5582E5B2"/>
    <w:lvl w:ilvl="0" w:tplc="5A980958">
      <w:start w:val="1"/>
      <w:numFmt w:val="decimal"/>
      <w:lvlText w:val="%1."/>
      <w:lvlJc w:val="left"/>
      <w:pPr>
        <w:ind w:left="1080" w:hanging="360"/>
      </w:pPr>
    </w:lvl>
    <w:lvl w:ilvl="1" w:tplc="D84427D8">
      <w:start w:val="1"/>
      <w:numFmt w:val="lowerLetter"/>
      <w:lvlText w:val="%2."/>
      <w:lvlJc w:val="left"/>
      <w:pPr>
        <w:ind w:left="1800" w:hanging="360"/>
      </w:pPr>
    </w:lvl>
    <w:lvl w:ilvl="2" w:tplc="F62CB686">
      <w:start w:val="1"/>
      <w:numFmt w:val="lowerRoman"/>
      <w:lvlText w:val="%3."/>
      <w:lvlJc w:val="right"/>
      <w:pPr>
        <w:ind w:left="2520" w:hanging="180"/>
      </w:pPr>
    </w:lvl>
    <w:lvl w:ilvl="3" w:tplc="A3A475CC">
      <w:start w:val="1"/>
      <w:numFmt w:val="decimal"/>
      <w:lvlText w:val="%4."/>
      <w:lvlJc w:val="left"/>
      <w:pPr>
        <w:ind w:left="3240" w:hanging="360"/>
      </w:pPr>
    </w:lvl>
    <w:lvl w:ilvl="4" w:tplc="AF32BE00">
      <w:start w:val="1"/>
      <w:numFmt w:val="lowerLetter"/>
      <w:lvlText w:val="%5."/>
      <w:lvlJc w:val="left"/>
      <w:pPr>
        <w:ind w:left="3960" w:hanging="360"/>
      </w:pPr>
    </w:lvl>
    <w:lvl w:ilvl="5" w:tplc="B2ECBB7E">
      <w:start w:val="1"/>
      <w:numFmt w:val="lowerRoman"/>
      <w:lvlText w:val="%6."/>
      <w:lvlJc w:val="right"/>
      <w:pPr>
        <w:ind w:left="4680" w:hanging="180"/>
      </w:pPr>
    </w:lvl>
    <w:lvl w:ilvl="6" w:tplc="8368B1BA">
      <w:start w:val="1"/>
      <w:numFmt w:val="decimal"/>
      <w:lvlText w:val="%7."/>
      <w:lvlJc w:val="left"/>
      <w:pPr>
        <w:ind w:left="5400" w:hanging="360"/>
      </w:pPr>
    </w:lvl>
    <w:lvl w:ilvl="7" w:tplc="9A3218E2">
      <w:start w:val="1"/>
      <w:numFmt w:val="lowerLetter"/>
      <w:lvlText w:val="%8."/>
      <w:lvlJc w:val="left"/>
      <w:pPr>
        <w:ind w:left="6120" w:hanging="360"/>
      </w:pPr>
    </w:lvl>
    <w:lvl w:ilvl="8" w:tplc="E9CA932A">
      <w:start w:val="1"/>
      <w:numFmt w:val="lowerRoman"/>
      <w:lvlText w:val="%9."/>
      <w:lvlJc w:val="right"/>
      <w:pPr>
        <w:ind w:left="6840" w:hanging="180"/>
      </w:pPr>
    </w:lvl>
  </w:abstractNum>
  <w:abstractNum w:abstractNumId="5" w15:restartNumberingAfterBreak="0">
    <w:nsid w:val="3D757C35"/>
    <w:multiLevelType w:val="multilevel"/>
    <w:tmpl w:val="BC825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61FF3141"/>
    <w:multiLevelType w:val="hybridMultilevel"/>
    <w:tmpl w:val="FFFFFFFF"/>
    <w:lvl w:ilvl="0" w:tplc="9116A746">
      <w:start w:val="1"/>
      <w:numFmt w:val="bullet"/>
      <w:lvlText w:val=""/>
      <w:lvlJc w:val="left"/>
      <w:pPr>
        <w:ind w:left="720" w:hanging="360"/>
      </w:pPr>
      <w:rPr>
        <w:rFonts w:hint="default" w:ascii="Symbol" w:hAnsi="Symbol"/>
      </w:rPr>
    </w:lvl>
    <w:lvl w:ilvl="1" w:tplc="99EEEBC0">
      <w:start w:val="1"/>
      <w:numFmt w:val="bullet"/>
      <w:lvlText w:val="o"/>
      <w:lvlJc w:val="left"/>
      <w:pPr>
        <w:ind w:left="1440" w:hanging="360"/>
      </w:pPr>
      <w:rPr>
        <w:rFonts w:hint="default" w:ascii="Courier New" w:hAnsi="Courier New"/>
      </w:rPr>
    </w:lvl>
    <w:lvl w:ilvl="2" w:tplc="AE3813FA">
      <w:start w:val="1"/>
      <w:numFmt w:val="bullet"/>
      <w:lvlText w:val=""/>
      <w:lvlJc w:val="left"/>
      <w:pPr>
        <w:ind w:left="2160" w:hanging="360"/>
      </w:pPr>
      <w:rPr>
        <w:rFonts w:hint="default" w:ascii="Wingdings" w:hAnsi="Wingdings"/>
      </w:rPr>
    </w:lvl>
    <w:lvl w:ilvl="3" w:tplc="C3B0A93E">
      <w:start w:val="1"/>
      <w:numFmt w:val="bullet"/>
      <w:lvlText w:val=""/>
      <w:lvlJc w:val="left"/>
      <w:pPr>
        <w:ind w:left="2880" w:hanging="360"/>
      </w:pPr>
      <w:rPr>
        <w:rFonts w:hint="default" w:ascii="Symbol" w:hAnsi="Symbol"/>
      </w:rPr>
    </w:lvl>
    <w:lvl w:ilvl="4" w:tplc="2A86DCCA">
      <w:start w:val="1"/>
      <w:numFmt w:val="bullet"/>
      <w:lvlText w:val="o"/>
      <w:lvlJc w:val="left"/>
      <w:pPr>
        <w:ind w:left="3600" w:hanging="360"/>
      </w:pPr>
      <w:rPr>
        <w:rFonts w:hint="default" w:ascii="Courier New" w:hAnsi="Courier New"/>
      </w:rPr>
    </w:lvl>
    <w:lvl w:ilvl="5" w:tplc="D1C06016">
      <w:start w:val="1"/>
      <w:numFmt w:val="bullet"/>
      <w:lvlText w:val=""/>
      <w:lvlJc w:val="left"/>
      <w:pPr>
        <w:ind w:left="4320" w:hanging="360"/>
      </w:pPr>
      <w:rPr>
        <w:rFonts w:hint="default" w:ascii="Wingdings" w:hAnsi="Wingdings"/>
      </w:rPr>
    </w:lvl>
    <w:lvl w:ilvl="6" w:tplc="A0CAECF2">
      <w:start w:val="1"/>
      <w:numFmt w:val="bullet"/>
      <w:lvlText w:val=""/>
      <w:lvlJc w:val="left"/>
      <w:pPr>
        <w:ind w:left="5040" w:hanging="360"/>
      </w:pPr>
      <w:rPr>
        <w:rFonts w:hint="default" w:ascii="Symbol" w:hAnsi="Symbol"/>
      </w:rPr>
    </w:lvl>
    <w:lvl w:ilvl="7" w:tplc="9932A3AC">
      <w:start w:val="1"/>
      <w:numFmt w:val="bullet"/>
      <w:lvlText w:val="o"/>
      <w:lvlJc w:val="left"/>
      <w:pPr>
        <w:ind w:left="5760" w:hanging="360"/>
      </w:pPr>
      <w:rPr>
        <w:rFonts w:hint="default" w:ascii="Courier New" w:hAnsi="Courier New"/>
      </w:rPr>
    </w:lvl>
    <w:lvl w:ilvl="8" w:tplc="A252C598">
      <w:start w:val="1"/>
      <w:numFmt w:val="bullet"/>
      <w:lvlText w:val=""/>
      <w:lvlJc w:val="left"/>
      <w:pPr>
        <w:ind w:left="6480" w:hanging="360"/>
      </w:pPr>
      <w:rPr>
        <w:rFonts w:hint="default" w:ascii="Wingdings" w:hAnsi="Wingdings"/>
      </w:rPr>
    </w:lvl>
  </w:abstractNum>
  <w:abstractNum w:abstractNumId="7" w15:restartNumberingAfterBreak="0">
    <w:nsid w:val="6E7DE7C1"/>
    <w:multiLevelType w:val="hybridMultilevel"/>
    <w:tmpl w:val="6E38C970"/>
    <w:lvl w:ilvl="0" w:tplc="5A909B18">
      <w:start w:val="1"/>
      <w:numFmt w:val="bullet"/>
      <w:lvlText w:val="▫"/>
      <w:lvlJc w:val="left"/>
      <w:pPr>
        <w:ind w:left="720" w:hanging="360"/>
      </w:pPr>
      <w:rPr>
        <w:rFonts w:hint="default" w:ascii="Courier New" w:hAnsi="Courier New"/>
      </w:rPr>
    </w:lvl>
    <w:lvl w:ilvl="1" w:tplc="80FCC828">
      <w:start w:val="1"/>
      <w:numFmt w:val="bullet"/>
      <w:lvlText w:val="o"/>
      <w:lvlJc w:val="left"/>
      <w:pPr>
        <w:ind w:left="1440" w:hanging="360"/>
      </w:pPr>
      <w:rPr>
        <w:rFonts w:hint="default" w:ascii="Courier New" w:hAnsi="Courier New"/>
      </w:rPr>
    </w:lvl>
    <w:lvl w:ilvl="2" w:tplc="52A284D0">
      <w:start w:val="1"/>
      <w:numFmt w:val="bullet"/>
      <w:lvlText w:val=""/>
      <w:lvlJc w:val="left"/>
      <w:pPr>
        <w:ind w:left="2160" w:hanging="360"/>
      </w:pPr>
      <w:rPr>
        <w:rFonts w:hint="default" w:ascii="Wingdings" w:hAnsi="Wingdings"/>
      </w:rPr>
    </w:lvl>
    <w:lvl w:ilvl="3" w:tplc="B8785CDE">
      <w:start w:val="1"/>
      <w:numFmt w:val="bullet"/>
      <w:lvlText w:val=""/>
      <w:lvlJc w:val="left"/>
      <w:pPr>
        <w:ind w:left="2880" w:hanging="360"/>
      </w:pPr>
      <w:rPr>
        <w:rFonts w:hint="default" w:ascii="Symbol" w:hAnsi="Symbol"/>
      </w:rPr>
    </w:lvl>
    <w:lvl w:ilvl="4" w:tplc="4CB42B40">
      <w:start w:val="1"/>
      <w:numFmt w:val="bullet"/>
      <w:lvlText w:val="o"/>
      <w:lvlJc w:val="left"/>
      <w:pPr>
        <w:ind w:left="3600" w:hanging="360"/>
      </w:pPr>
      <w:rPr>
        <w:rFonts w:hint="default" w:ascii="Courier New" w:hAnsi="Courier New"/>
      </w:rPr>
    </w:lvl>
    <w:lvl w:ilvl="5" w:tplc="7D361D0E">
      <w:start w:val="1"/>
      <w:numFmt w:val="bullet"/>
      <w:lvlText w:val=""/>
      <w:lvlJc w:val="left"/>
      <w:pPr>
        <w:ind w:left="4320" w:hanging="360"/>
      </w:pPr>
      <w:rPr>
        <w:rFonts w:hint="default" w:ascii="Wingdings" w:hAnsi="Wingdings"/>
      </w:rPr>
    </w:lvl>
    <w:lvl w:ilvl="6" w:tplc="F404EA64">
      <w:start w:val="1"/>
      <w:numFmt w:val="bullet"/>
      <w:lvlText w:val=""/>
      <w:lvlJc w:val="left"/>
      <w:pPr>
        <w:ind w:left="5040" w:hanging="360"/>
      </w:pPr>
      <w:rPr>
        <w:rFonts w:hint="default" w:ascii="Symbol" w:hAnsi="Symbol"/>
      </w:rPr>
    </w:lvl>
    <w:lvl w:ilvl="7" w:tplc="A338283E">
      <w:start w:val="1"/>
      <w:numFmt w:val="bullet"/>
      <w:lvlText w:val="o"/>
      <w:lvlJc w:val="left"/>
      <w:pPr>
        <w:ind w:left="5760" w:hanging="360"/>
      </w:pPr>
      <w:rPr>
        <w:rFonts w:hint="default" w:ascii="Courier New" w:hAnsi="Courier New"/>
      </w:rPr>
    </w:lvl>
    <w:lvl w:ilvl="8" w:tplc="214003F6">
      <w:start w:val="1"/>
      <w:numFmt w:val="bullet"/>
      <w:lvlText w:val=""/>
      <w:lvlJc w:val="left"/>
      <w:pPr>
        <w:ind w:left="6480" w:hanging="360"/>
      </w:pPr>
      <w:rPr>
        <w:rFonts w:hint="default" w:ascii="Wingdings" w:hAnsi="Wingdings"/>
      </w:rPr>
    </w:lvl>
  </w:abstractNum>
  <w:abstractNum w:abstractNumId="8" w15:restartNumberingAfterBreak="0">
    <w:nsid w:val="7F53078C"/>
    <w:multiLevelType w:val="hybridMultilevel"/>
    <w:tmpl w:val="FFFFFFFF"/>
    <w:lvl w:ilvl="0" w:tplc="E864CE40">
      <w:start w:val="1"/>
      <w:numFmt w:val="bullet"/>
      <w:lvlText w:val=""/>
      <w:lvlJc w:val="left"/>
      <w:pPr>
        <w:ind w:left="720" w:hanging="360"/>
      </w:pPr>
      <w:rPr>
        <w:rFonts w:hint="default" w:ascii="Symbol" w:hAnsi="Symbol"/>
      </w:rPr>
    </w:lvl>
    <w:lvl w:ilvl="1" w:tplc="E578B2FE">
      <w:start w:val="1"/>
      <w:numFmt w:val="bullet"/>
      <w:lvlText w:val="o"/>
      <w:lvlJc w:val="left"/>
      <w:pPr>
        <w:ind w:left="1440" w:hanging="360"/>
      </w:pPr>
      <w:rPr>
        <w:rFonts w:hint="default" w:ascii="Courier New" w:hAnsi="Courier New"/>
      </w:rPr>
    </w:lvl>
    <w:lvl w:ilvl="2" w:tplc="39E0CD5E">
      <w:start w:val="1"/>
      <w:numFmt w:val="bullet"/>
      <w:lvlText w:val=""/>
      <w:lvlJc w:val="left"/>
      <w:pPr>
        <w:ind w:left="2160" w:hanging="360"/>
      </w:pPr>
      <w:rPr>
        <w:rFonts w:hint="default" w:ascii="Wingdings" w:hAnsi="Wingdings"/>
      </w:rPr>
    </w:lvl>
    <w:lvl w:ilvl="3" w:tplc="423C5202">
      <w:start w:val="1"/>
      <w:numFmt w:val="bullet"/>
      <w:lvlText w:val=""/>
      <w:lvlJc w:val="left"/>
      <w:pPr>
        <w:ind w:left="2880" w:hanging="360"/>
      </w:pPr>
      <w:rPr>
        <w:rFonts w:hint="default" w:ascii="Symbol" w:hAnsi="Symbol"/>
      </w:rPr>
    </w:lvl>
    <w:lvl w:ilvl="4" w:tplc="9F7ABA7E">
      <w:start w:val="1"/>
      <w:numFmt w:val="bullet"/>
      <w:lvlText w:val="o"/>
      <w:lvlJc w:val="left"/>
      <w:pPr>
        <w:ind w:left="3600" w:hanging="360"/>
      </w:pPr>
      <w:rPr>
        <w:rFonts w:hint="default" w:ascii="Courier New" w:hAnsi="Courier New"/>
      </w:rPr>
    </w:lvl>
    <w:lvl w:ilvl="5" w:tplc="FD180D76">
      <w:start w:val="1"/>
      <w:numFmt w:val="bullet"/>
      <w:lvlText w:val=""/>
      <w:lvlJc w:val="left"/>
      <w:pPr>
        <w:ind w:left="4320" w:hanging="360"/>
      </w:pPr>
      <w:rPr>
        <w:rFonts w:hint="default" w:ascii="Wingdings" w:hAnsi="Wingdings"/>
      </w:rPr>
    </w:lvl>
    <w:lvl w:ilvl="6" w:tplc="CE9E08BC">
      <w:start w:val="1"/>
      <w:numFmt w:val="bullet"/>
      <w:lvlText w:val=""/>
      <w:lvlJc w:val="left"/>
      <w:pPr>
        <w:ind w:left="5040" w:hanging="360"/>
      </w:pPr>
      <w:rPr>
        <w:rFonts w:hint="default" w:ascii="Symbol" w:hAnsi="Symbol"/>
      </w:rPr>
    </w:lvl>
    <w:lvl w:ilvl="7" w:tplc="4ED00B98">
      <w:start w:val="1"/>
      <w:numFmt w:val="bullet"/>
      <w:lvlText w:val="o"/>
      <w:lvlJc w:val="left"/>
      <w:pPr>
        <w:ind w:left="5760" w:hanging="360"/>
      </w:pPr>
      <w:rPr>
        <w:rFonts w:hint="default" w:ascii="Courier New" w:hAnsi="Courier New"/>
      </w:rPr>
    </w:lvl>
    <w:lvl w:ilvl="8" w:tplc="12602C7E">
      <w:start w:val="1"/>
      <w:numFmt w:val="bullet"/>
      <w:lvlText w:val=""/>
      <w:lvlJc w:val="left"/>
      <w:pPr>
        <w:ind w:left="6480" w:hanging="360"/>
      </w:pPr>
      <w:rPr>
        <w:rFonts w:hint="default" w:ascii="Wingdings" w:hAnsi="Wingdings"/>
      </w:rPr>
    </w:lvl>
  </w:abstractNum>
  <w:num w:numId="1" w16cid:durableId="1019354428">
    <w:abstractNumId w:val="4"/>
  </w:num>
  <w:num w:numId="2" w16cid:durableId="1627008076">
    <w:abstractNumId w:val="7"/>
  </w:num>
  <w:num w:numId="3" w16cid:durableId="307243638">
    <w:abstractNumId w:val="1"/>
  </w:num>
  <w:num w:numId="4" w16cid:durableId="76293765">
    <w:abstractNumId w:val="2"/>
  </w:num>
  <w:num w:numId="5" w16cid:durableId="1663697407">
    <w:abstractNumId w:val="8"/>
  </w:num>
  <w:num w:numId="6" w16cid:durableId="1834373659">
    <w:abstractNumId w:val="6"/>
  </w:num>
  <w:num w:numId="7" w16cid:durableId="1238520120">
    <w:abstractNumId w:val="0"/>
  </w:num>
  <w:num w:numId="8" w16cid:durableId="1362243266">
    <w:abstractNumId w:val="5"/>
  </w:num>
  <w:num w:numId="9" w16cid:durableId="5707721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achary Elliott">
    <w15:presenceInfo w15:providerId="AD" w15:userId="S::zachary.elliott@oit.edu::a4a77ab7-7fac-4ed9-9c8c-78e3c60f4c8b"/>
  </w15:person>
  <w15:person w15:author="Cari Blaker">
    <w15:presenceInfo w15:providerId="AD" w15:userId="S::cari.blaker@oit.edu::bd004d76-02c2-4425-9aff-c9755273a9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04184B"/>
    <w:rsid w:val="00000000"/>
    <w:rsid w:val="000008BC"/>
    <w:rsid w:val="00002CC3"/>
    <w:rsid w:val="000035C7"/>
    <w:rsid w:val="00003B4E"/>
    <w:rsid w:val="00004555"/>
    <w:rsid w:val="00006C4A"/>
    <w:rsid w:val="00007FB5"/>
    <w:rsid w:val="0001177D"/>
    <w:rsid w:val="00012218"/>
    <w:rsid w:val="00012F1C"/>
    <w:rsid w:val="00015938"/>
    <w:rsid w:val="00016B53"/>
    <w:rsid w:val="000214E2"/>
    <w:rsid w:val="00022DD2"/>
    <w:rsid w:val="00023877"/>
    <w:rsid w:val="00026541"/>
    <w:rsid w:val="000267A6"/>
    <w:rsid w:val="00030DDB"/>
    <w:rsid w:val="00032CA3"/>
    <w:rsid w:val="00033369"/>
    <w:rsid w:val="000363B4"/>
    <w:rsid w:val="00036E42"/>
    <w:rsid w:val="000435FB"/>
    <w:rsid w:val="0004491A"/>
    <w:rsid w:val="00047BA5"/>
    <w:rsid w:val="0004CC90"/>
    <w:rsid w:val="00054F4B"/>
    <w:rsid w:val="000561E3"/>
    <w:rsid w:val="000613B0"/>
    <w:rsid w:val="00063C88"/>
    <w:rsid w:val="000651E8"/>
    <w:rsid w:val="00066C60"/>
    <w:rsid w:val="00067474"/>
    <w:rsid w:val="00067AFE"/>
    <w:rsid w:val="000700BE"/>
    <w:rsid w:val="00073FF1"/>
    <w:rsid w:val="0007401D"/>
    <w:rsid w:val="000779D1"/>
    <w:rsid w:val="00080443"/>
    <w:rsid w:val="00081127"/>
    <w:rsid w:val="00082387"/>
    <w:rsid w:val="000848C8"/>
    <w:rsid w:val="000849E1"/>
    <w:rsid w:val="000872CB"/>
    <w:rsid w:val="000877CE"/>
    <w:rsid w:val="00090919"/>
    <w:rsid w:val="000932BB"/>
    <w:rsid w:val="000967BD"/>
    <w:rsid w:val="00097176"/>
    <w:rsid w:val="0009768D"/>
    <w:rsid w:val="00097717"/>
    <w:rsid w:val="00097C6B"/>
    <w:rsid w:val="0009B1E2"/>
    <w:rsid w:val="000A1F28"/>
    <w:rsid w:val="000A2177"/>
    <w:rsid w:val="000A2C7F"/>
    <w:rsid w:val="000A4605"/>
    <w:rsid w:val="000A4D7C"/>
    <w:rsid w:val="000A5D92"/>
    <w:rsid w:val="000A7B7D"/>
    <w:rsid w:val="000A7E0C"/>
    <w:rsid w:val="000B14E3"/>
    <w:rsid w:val="000B18DB"/>
    <w:rsid w:val="000B1F1B"/>
    <w:rsid w:val="000B28C0"/>
    <w:rsid w:val="000B463C"/>
    <w:rsid w:val="000C0D25"/>
    <w:rsid w:val="000C0FF1"/>
    <w:rsid w:val="000C1A26"/>
    <w:rsid w:val="000C1FA9"/>
    <w:rsid w:val="000C2633"/>
    <w:rsid w:val="000C355A"/>
    <w:rsid w:val="000C3E06"/>
    <w:rsid w:val="000C506B"/>
    <w:rsid w:val="000C54BB"/>
    <w:rsid w:val="000C6982"/>
    <w:rsid w:val="000D040D"/>
    <w:rsid w:val="000D098C"/>
    <w:rsid w:val="000D12BD"/>
    <w:rsid w:val="000D19ED"/>
    <w:rsid w:val="000D2AC4"/>
    <w:rsid w:val="000D30C2"/>
    <w:rsid w:val="000D3BD6"/>
    <w:rsid w:val="000D581D"/>
    <w:rsid w:val="000D64C6"/>
    <w:rsid w:val="000D762B"/>
    <w:rsid w:val="000E09B2"/>
    <w:rsid w:val="000E3D71"/>
    <w:rsid w:val="000F17B9"/>
    <w:rsid w:val="000F3382"/>
    <w:rsid w:val="000F4D3E"/>
    <w:rsid w:val="000F4ECC"/>
    <w:rsid w:val="000F58AA"/>
    <w:rsid w:val="000F6CC5"/>
    <w:rsid w:val="000F7E18"/>
    <w:rsid w:val="00100226"/>
    <w:rsid w:val="0010133C"/>
    <w:rsid w:val="001017CE"/>
    <w:rsid w:val="001019FB"/>
    <w:rsid w:val="00103EA1"/>
    <w:rsid w:val="00105024"/>
    <w:rsid w:val="001062A7"/>
    <w:rsid w:val="001066BC"/>
    <w:rsid w:val="00106CBE"/>
    <w:rsid w:val="001107EC"/>
    <w:rsid w:val="00112253"/>
    <w:rsid w:val="00112472"/>
    <w:rsid w:val="001138F0"/>
    <w:rsid w:val="00114345"/>
    <w:rsid w:val="00116394"/>
    <w:rsid w:val="00122B94"/>
    <w:rsid w:val="00124A14"/>
    <w:rsid w:val="00124DBF"/>
    <w:rsid w:val="0012538E"/>
    <w:rsid w:val="0012552A"/>
    <w:rsid w:val="0012735E"/>
    <w:rsid w:val="00131BCD"/>
    <w:rsid w:val="00132BE1"/>
    <w:rsid w:val="00133D39"/>
    <w:rsid w:val="00134752"/>
    <w:rsid w:val="00137682"/>
    <w:rsid w:val="001456BE"/>
    <w:rsid w:val="001457BC"/>
    <w:rsid w:val="001460B2"/>
    <w:rsid w:val="0014628E"/>
    <w:rsid w:val="00146376"/>
    <w:rsid w:val="00146497"/>
    <w:rsid w:val="001467C8"/>
    <w:rsid w:val="00154C74"/>
    <w:rsid w:val="0016100C"/>
    <w:rsid w:val="00161770"/>
    <w:rsid w:val="00161923"/>
    <w:rsid w:val="00163C00"/>
    <w:rsid w:val="00165CEB"/>
    <w:rsid w:val="00167D81"/>
    <w:rsid w:val="00167DEF"/>
    <w:rsid w:val="00170653"/>
    <w:rsid w:val="00170927"/>
    <w:rsid w:val="0017107F"/>
    <w:rsid w:val="001741D8"/>
    <w:rsid w:val="0017624D"/>
    <w:rsid w:val="00177D94"/>
    <w:rsid w:val="001831FE"/>
    <w:rsid w:val="0018328D"/>
    <w:rsid w:val="00183B70"/>
    <w:rsid w:val="00190AEA"/>
    <w:rsid w:val="00190C8F"/>
    <w:rsid w:val="00193CA9"/>
    <w:rsid w:val="0019442F"/>
    <w:rsid w:val="001A006E"/>
    <w:rsid w:val="001A12CA"/>
    <w:rsid w:val="001A3295"/>
    <w:rsid w:val="001A3322"/>
    <w:rsid w:val="001A35A1"/>
    <w:rsid w:val="001A36C5"/>
    <w:rsid w:val="001A6617"/>
    <w:rsid w:val="001A6E38"/>
    <w:rsid w:val="001A6E63"/>
    <w:rsid w:val="001B0CA1"/>
    <w:rsid w:val="001B0D7C"/>
    <w:rsid w:val="001B25EA"/>
    <w:rsid w:val="001B3218"/>
    <w:rsid w:val="001B358F"/>
    <w:rsid w:val="001B5658"/>
    <w:rsid w:val="001B60FE"/>
    <w:rsid w:val="001B78D7"/>
    <w:rsid w:val="001C2245"/>
    <w:rsid w:val="001C2824"/>
    <w:rsid w:val="001C3529"/>
    <w:rsid w:val="001C41FD"/>
    <w:rsid w:val="001C4A58"/>
    <w:rsid w:val="001C6B30"/>
    <w:rsid w:val="001C76F2"/>
    <w:rsid w:val="001D063F"/>
    <w:rsid w:val="001D5878"/>
    <w:rsid w:val="001E0226"/>
    <w:rsid w:val="001E1D12"/>
    <w:rsid w:val="001E327B"/>
    <w:rsid w:val="001E329A"/>
    <w:rsid w:val="001E3DD5"/>
    <w:rsid w:val="001E3E35"/>
    <w:rsid w:val="001E4325"/>
    <w:rsid w:val="001E6497"/>
    <w:rsid w:val="001E6A29"/>
    <w:rsid w:val="001F20ED"/>
    <w:rsid w:val="001F34EE"/>
    <w:rsid w:val="001F4D0D"/>
    <w:rsid w:val="001F5271"/>
    <w:rsid w:val="001F7D77"/>
    <w:rsid w:val="00203D5E"/>
    <w:rsid w:val="00203F6D"/>
    <w:rsid w:val="00210034"/>
    <w:rsid w:val="002118DF"/>
    <w:rsid w:val="002144D9"/>
    <w:rsid w:val="00214BD9"/>
    <w:rsid w:val="00215EAF"/>
    <w:rsid w:val="00216B29"/>
    <w:rsid w:val="002214B0"/>
    <w:rsid w:val="0022414E"/>
    <w:rsid w:val="00225D91"/>
    <w:rsid w:val="00226F8F"/>
    <w:rsid w:val="002274B3"/>
    <w:rsid w:val="0023303A"/>
    <w:rsid w:val="00234B06"/>
    <w:rsid w:val="00234DF7"/>
    <w:rsid w:val="00237A72"/>
    <w:rsid w:val="0024334E"/>
    <w:rsid w:val="0024457E"/>
    <w:rsid w:val="0024474D"/>
    <w:rsid w:val="002455CB"/>
    <w:rsid w:val="002455E6"/>
    <w:rsid w:val="00246B31"/>
    <w:rsid w:val="00246C33"/>
    <w:rsid w:val="00250387"/>
    <w:rsid w:val="002507A8"/>
    <w:rsid w:val="00250BCE"/>
    <w:rsid w:val="00251800"/>
    <w:rsid w:val="00252664"/>
    <w:rsid w:val="00253C13"/>
    <w:rsid w:val="0025471F"/>
    <w:rsid w:val="00254FCB"/>
    <w:rsid w:val="00255949"/>
    <w:rsid w:val="00255D64"/>
    <w:rsid w:val="0025676B"/>
    <w:rsid w:val="0025F330"/>
    <w:rsid w:val="0026258D"/>
    <w:rsid w:val="0026279D"/>
    <w:rsid w:val="002646D1"/>
    <w:rsid w:val="00264A30"/>
    <w:rsid w:val="00264E2F"/>
    <w:rsid w:val="0026553E"/>
    <w:rsid w:val="00266BEE"/>
    <w:rsid w:val="00270143"/>
    <w:rsid w:val="002713FD"/>
    <w:rsid w:val="002721FE"/>
    <w:rsid w:val="0027641D"/>
    <w:rsid w:val="002778DE"/>
    <w:rsid w:val="00280612"/>
    <w:rsid w:val="00280AFA"/>
    <w:rsid w:val="002836A7"/>
    <w:rsid w:val="00284DF6"/>
    <w:rsid w:val="00286361"/>
    <w:rsid w:val="00287A43"/>
    <w:rsid w:val="00287FD6"/>
    <w:rsid w:val="0029007C"/>
    <w:rsid w:val="00290A25"/>
    <w:rsid w:val="002913B6"/>
    <w:rsid w:val="0029270E"/>
    <w:rsid w:val="00293E0A"/>
    <w:rsid w:val="0029556C"/>
    <w:rsid w:val="002A0582"/>
    <w:rsid w:val="002A09C5"/>
    <w:rsid w:val="002A1BCF"/>
    <w:rsid w:val="002A1F15"/>
    <w:rsid w:val="002A4104"/>
    <w:rsid w:val="002A4156"/>
    <w:rsid w:val="002A5652"/>
    <w:rsid w:val="002A5A8F"/>
    <w:rsid w:val="002A5BE7"/>
    <w:rsid w:val="002B0953"/>
    <w:rsid w:val="002B1FB3"/>
    <w:rsid w:val="002B2523"/>
    <w:rsid w:val="002B27F4"/>
    <w:rsid w:val="002B2AC4"/>
    <w:rsid w:val="002B3C76"/>
    <w:rsid w:val="002B61B0"/>
    <w:rsid w:val="002C170E"/>
    <w:rsid w:val="002C18E9"/>
    <w:rsid w:val="002C19CA"/>
    <w:rsid w:val="002C1A2B"/>
    <w:rsid w:val="002C37FA"/>
    <w:rsid w:val="002C49AF"/>
    <w:rsid w:val="002C4BAB"/>
    <w:rsid w:val="002C4EE9"/>
    <w:rsid w:val="002C5517"/>
    <w:rsid w:val="002D076E"/>
    <w:rsid w:val="002D0929"/>
    <w:rsid w:val="002D1235"/>
    <w:rsid w:val="002D3FB3"/>
    <w:rsid w:val="002E064E"/>
    <w:rsid w:val="002E07EB"/>
    <w:rsid w:val="002E2601"/>
    <w:rsid w:val="002E7970"/>
    <w:rsid w:val="002E7BCA"/>
    <w:rsid w:val="002F002A"/>
    <w:rsid w:val="002F13F9"/>
    <w:rsid w:val="002F3472"/>
    <w:rsid w:val="002F35AC"/>
    <w:rsid w:val="002F5106"/>
    <w:rsid w:val="002F53F5"/>
    <w:rsid w:val="002F7CFD"/>
    <w:rsid w:val="00302559"/>
    <w:rsid w:val="00306250"/>
    <w:rsid w:val="003065EE"/>
    <w:rsid w:val="0030684E"/>
    <w:rsid w:val="00306F4A"/>
    <w:rsid w:val="003070FA"/>
    <w:rsid w:val="003107D8"/>
    <w:rsid w:val="00310812"/>
    <w:rsid w:val="00310902"/>
    <w:rsid w:val="00310E93"/>
    <w:rsid w:val="003119AA"/>
    <w:rsid w:val="0031242E"/>
    <w:rsid w:val="0031428E"/>
    <w:rsid w:val="00314793"/>
    <w:rsid w:val="00316608"/>
    <w:rsid w:val="00316EB9"/>
    <w:rsid w:val="00320C73"/>
    <w:rsid w:val="003235A4"/>
    <w:rsid w:val="003265E6"/>
    <w:rsid w:val="00327033"/>
    <w:rsid w:val="00333379"/>
    <w:rsid w:val="003333D3"/>
    <w:rsid w:val="00334B3F"/>
    <w:rsid w:val="00334EDC"/>
    <w:rsid w:val="0033644A"/>
    <w:rsid w:val="003364AE"/>
    <w:rsid w:val="003400DE"/>
    <w:rsid w:val="00341386"/>
    <w:rsid w:val="00343D1A"/>
    <w:rsid w:val="00344034"/>
    <w:rsid w:val="003504D3"/>
    <w:rsid w:val="00352DF6"/>
    <w:rsid w:val="0035485C"/>
    <w:rsid w:val="003569B8"/>
    <w:rsid w:val="00356E7A"/>
    <w:rsid w:val="00357E0D"/>
    <w:rsid w:val="0035E23E"/>
    <w:rsid w:val="00361BF5"/>
    <w:rsid w:val="00362028"/>
    <w:rsid w:val="003641A6"/>
    <w:rsid w:val="00364758"/>
    <w:rsid w:val="00365C97"/>
    <w:rsid w:val="00366917"/>
    <w:rsid w:val="00367339"/>
    <w:rsid w:val="00367886"/>
    <w:rsid w:val="00370194"/>
    <w:rsid w:val="0037091B"/>
    <w:rsid w:val="0037210C"/>
    <w:rsid w:val="003737D2"/>
    <w:rsid w:val="003737FD"/>
    <w:rsid w:val="00373B5C"/>
    <w:rsid w:val="00374806"/>
    <w:rsid w:val="00374D4F"/>
    <w:rsid w:val="00376662"/>
    <w:rsid w:val="003766F2"/>
    <w:rsid w:val="00376ACE"/>
    <w:rsid w:val="00377DD3"/>
    <w:rsid w:val="003810FF"/>
    <w:rsid w:val="00381F26"/>
    <w:rsid w:val="00382248"/>
    <w:rsid w:val="00382B37"/>
    <w:rsid w:val="00384926"/>
    <w:rsid w:val="00384D14"/>
    <w:rsid w:val="00386DAA"/>
    <w:rsid w:val="00386DFA"/>
    <w:rsid w:val="00387CE4"/>
    <w:rsid w:val="003903D5"/>
    <w:rsid w:val="003911FD"/>
    <w:rsid w:val="00392FAD"/>
    <w:rsid w:val="00394880"/>
    <w:rsid w:val="00394E28"/>
    <w:rsid w:val="00396864"/>
    <w:rsid w:val="00396989"/>
    <w:rsid w:val="00397DF9"/>
    <w:rsid w:val="003A07B7"/>
    <w:rsid w:val="003A1325"/>
    <w:rsid w:val="003A1FE2"/>
    <w:rsid w:val="003A32CF"/>
    <w:rsid w:val="003A35B9"/>
    <w:rsid w:val="003A6A21"/>
    <w:rsid w:val="003A7DB4"/>
    <w:rsid w:val="003B03C3"/>
    <w:rsid w:val="003B15CB"/>
    <w:rsid w:val="003B438F"/>
    <w:rsid w:val="003B6025"/>
    <w:rsid w:val="003B63CC"/>
    <w:rsid w:val="003B69F2"/>
    <w:rsid w:val="003B718A"/>
    <w:rsid w:val="003B79B1"/>
    <w:rsid w:val="003BE634"/>
    <w:rsid w:val="003C0911"/>
    <w:rsid w:val="003C1263"/>
    <w:rsid w:val="003C132E"/>
    <w:rsid w:val="003C166E"/>
    <w:rsid w:val="003C2371"/>
    <w:rsid w:val="003C2F3A"/>
    <w:rsid w:val="003C32B5"/>
    <w:rsid w:val="003C550A"/>
    <w:rsid w:val="003C5FEF"/>
    <w:rsid w:val="003C68B4"/>
    <w:rsid w:val="003D04C9"/>
    <w:rsid w:val="003D445C"/>
    <w:rsid w:val="003D4D82"/>
    <w:rsid w:val="003D5048"/>
    <w:rsid w:val="003D6E38"/>
    <w:rsid w:val="003E155F"/>
    <w:rsid w:val="003E24FA"/>
    <w:rsid w:val="003E3685"/>
    <w:rsid w:val="003E4E9D"/>
    <w:rsid w:val="003E5B91"/>
    <w:rsid w:val="003E5F52"/>
    <w:rsid w:val="003E6352"/>
    <w:rsid w:val="003E7987"/>
    <w:rsid w:val="003F04FC"/>
    <w:rsid w:val="003F11AA"/>
    <w:rsid w:val="003F1F00"/>
    <w:rsid w:val="003F3684"/>
    <w:rsid w:val="003F3FB7"/>
    <w:rsid w:val="003F4406"/>
    <w:rsid w:val="003F4C5B"/>
    <w:rsid w:val="003F6722"/>
    <w:rsid w:val="003F69A8"/>
    <w:rsid w:val="00403309"/>
    <w:rsid w:val="00404016"/>
    <w:rsid w:val="00404F60"/>
    <w:rsid w:val="0040564E"/>
    <w:rsid w:val="0040574F"/>
    <w:rsid w:val="00405E48"/>
    <w:rsid w:val="00405E6F"/>
    <w:rsid w:val="00407821"/>
    <w:rsid w:val="00407FF8"/>
    <w:rsid w:val="00413476"/>
    <w:rsid w:val="004148B1"/>
    <w:rsid w:val="00415D3C"/>
    <w:rsid w:val="0041694E"/>
    <w:rsid w:val="0042071E"/>
    <w:rsid w:val="00422D02"/>
    <w:rsid w:val="00427476"/>
    <w:rsid w:val="0042749F"/>
    <w:rsid w:val="0043000C"/>
    <w:rsid w:val="004321B1"/>
    <w:rsid w:val="00434313"/>
    <w:rsid w:val="00434B8F"/>
    <w:rsid w:val="00434C56"/>
    <w:rsid w:val="00435097"/>
    <w:rsid w:val="0043537A"/>
    <w:rsid w:val="00435715"/>
    <w:rsid w:val="00435CF2"/>
    <w:rsid w:val="00441E1C"/>
    <w:rsid w:val="00442D8E"/>
    <w:rsid w:val="004434FA"/>
    <w:rsid w:val="00444635"/>
    <w:rsid w:val="00445391"/>
    <w:rsid w:val="0044558A"/>
    <w:rsid w:val="0044718C"/>
    <w:rsid w:val="00447AEC"/>
    <w:rsid w:val="00453015"/>
    <w:rsid w:val="004532B1"/>
    <w:rsid w:val="00455B83"/>
    <w:rsid w:val="00461FD2"/>
    <w:rsid w:val="00462CEB"/>
    <w:rsid w:val="00465709"/>
    <w:rsid w:val="0046584B"/>
    <w:rsid w:val="00465D0E"/>
    <w:rsid w:val="00467C5F"/>
    <w:rsid w:val="00467FA7"/>
    <w:rsid w:val="00474B6D"/>
    <w:rsid w:val="0047583F"/>
    <w:rsid w:val="004760BF"/>
    <w:rsid w:val="004805AF"/>
    <w:rsid w:val="00480C16"/>
    <w:rsid w:val="004815ED"/>
    <w:rsid w:val="00484E23"/>
    <w:rsid w:val="0048548B"/>
    <w:rsid w:val="00485AF4"/>
    <w:rsid w:val="00485EE3"/>
    <w:rsid w:val="004864A3"/>
    <w:rsid w:val="0049028F"/>
    <w:rsid w:val="00490468"/>
    <w:rsid w:val="00491B44"/>
    <w:rsid w:val="00492370"/>
    <w:rsid w:val="0049254F"/>
    <w:rsid w:val="004943AA"/>
    <w:rsid w:val="0049467B"/>
    <w:rsid w:val="0049473D"/>
    <w:rsid w:val="00495C5C"/>
    <w:rsid w:val="004968FE"/>
    <w:rsid w:val="004A175D"/>
    <w:rsid w:val="004A1988"/>
    <w:rsid w:val="004A214E"/>
    <w:rsid w:val="004A23FE"/>
    <w:rsid w:val="004A2E3D"/>
    <w:rsid w:val="004A3755"/>
    <w:rsid w:val="004A4876"/>
    <w:rsid w:val="004A4DD0"/>
    <w:rsid w:val="004A599A"/>
    <w:rsid w:val="004A5D5E"/>
    <w:rsid w:val="004A779F"/>
    <w:rsid w:val="004B3B4F"/>
    <w:rsid w:val="004B4116"/>
    <w:rsid w:val="004B6BFA"/>
    <w:rsid w:val="004B7463"/>
    <w:rsid w:val="004C0530"/>
    <w:rsid w:val="004C09CF"/>
    <w:rsid w:val="004C1430"/>
    <w:rsid w:val="004C172A"/>
    <w:rsid w:val="004C1AAA"/>
    <w:rsid w:val="004C1AFD"/>
    <w:rsid w:val="004C26B9"/>
    <w:rsid w:val="004C3227"/>
    <w:rsid w:val="004C3E5E"/>
    <w:rsid w:val="004C4050"/>
    <w:rsid w:val="004C531D"/>
    <w:rsid w:val="004C6A4B"/>
    <w:rsid w:val="004C7520"/>
    <w:rsid w:val="004D127D"/>
    <w:rsid w:val="004D2616"/>
    <w:rsid w:val="004D36CF"/>
    <w:rsid w:val="004D41CE"/>
    <w:rsid w:val="004D4246"/>
    <w:rsid w:val="004D491E"/>
    <w:rsid w:val="004D4B19"/>
    <w:rsid w:val="004D785D"/>
    <w:rsid w:val="004E0075"/>
    <w:rsid w:val="004E315F"/>
    <w:rsid w:val="004E3C89"/>
    <w:rsid w:val="004E4015"/>
    <w:rsid w:val="004E4950"/>
    <w:rsid w:val="004E53F8"/>
    <w:rsid w:val="004E604D"/>
    <w:rsid w:val="004E70A6"/>
    <w:rsid w:val="004F0128"/>
    <w:rsid w:val="004F106E"/>
    <w:rsid w:val="004F198B"/>
    <w:rsid w:val="004F1A31"/>
    <w:rsid w:val="004F2393"/>
    <w:rsid w:val="004F39C5"/>
    <w:rsid w:val="004F4B8A"/>
    <w:rsid w:val="004F56A9"/>
    <w:rsid w:val="004F6E72"/>
    <w:rsid w:val="004F7BCD"/>
    <w:rsid w:val="004FF14B"/>
    <w:rsid w:val="0050009B"/>
    <w:rsid w:val="005002AB"/>
    <w:rsid w:val="00500D30"/>
    <w:rsid w:val="00500EA4"/>
    <w:rsid w:val="00504C0E"/>
    <w:rsid w:val="00506B0C"/>
    <w:rsid w:val="00512618"/>
    <w:rsid w:val="005131C9"/>
    <w:rsid w:val="00514703"/>
    <w:rsid w:val="005156C0"/>
    <w:rsid w:val="00515CB5"/>
    <w:rsid w:val="00516569"/>
    <w:rsid w:val="00516A03"/>
    <w:rsid w:val="0052209E"/>
    <w:rsid w:val="0052303A"/>
    <w:rsid w:val="005271D6"/>
    <w:rsid w:val="00530CD3"/>
    <w:rsid w:val="0053278E"/>
    <w:rsid w:val="00533FEE"/>
    <w:rsid w:val="005348B1"/>
    <w:rsid w:val="005348C4"/>
    <w:rsid w:val="00535CE0"/>
    <w:rsid w:val="00540ACD"/>
    <w:rsid w:val="00540B3D"/>
    <w:rsid w:val="005414AD"/>
    <w:rsid w:val="00541F29"/>
    <w:rsid w:val="00542878"/>
    <w:rsid w:val="0054708C"/>
    <w:rsid w:val="0054734E"/>
    <w:rsid w:val="005475F0"/>
    <w:rsid w:val="005508BB"/>
    <w:rsid w:val="005508F0"/>
    <w:rsid w:val="00550CD6"/>
    <w:rsid w:val="00552065"/>
    <w:rsid w:val="005522C3"/>
    <w:rsid w:val="00555A62"/>
    <w:rsid w:val="0055624A"/>
    <w:rsid w:val="00557965"/>
    <w:rsid w:val="005605DB"/>
    <w:rsid w:val="00560664"/>
    <w:rsid w:val="005616AA"/>
    <w:rsid w:val="00561B71"/>
    <w:rsid w:val="005620AF"/>
    <w:rsid w:val="00562250"/>
    <w:rsid w:val="00562445"/>
    <w:rsid w:val="00563261"/>
    <w:rsid w:val="00563499"/>
    <w:rsid w:val="0056508D"/>
    <w:rsid w:val="005650AF"/>
    <w:rsid w:val="00565206"/>
    <w:rsid w:val="00567D1C"/>
    <w:rsid w:val="00567E89"/>
    <w:rsid w:val="0057117B"/>
    <w:rsid w:val="0057183E"/>
    <w:rsid w:val="00573850"/>
    <w:rsid w:val="00577E48"/>
    <w:rsid w:val="005802DB"/>
    <w:rsid w:val="00580A38"/>
    <w:rsid w:val="005810A0"/>
    <w:rsid w:val="00582DE2"/>
    <w:rsid w:val="00582E7E"/>
    <w:rsid w:val="005842BA"/>
    <w:rsid w:val="005846E7"/>
    <w:rsid w:val="00584A80"/>
    <w:rsid w:val="00585F96"/>
    <w:rsid w:val="00587206"/>
    <w:rsid w:val="00591C71"/>
    <w:rsid w:val="005936A6"/>
    <w:rsid w:val="00593C02"/>
    <w:rsid w:val="00594DA6"/>
    <w:rsid w:val="005960F1"/>
    <w:rsid w:val="00596D7D"/>
    <w:rsid w:val="005A1736"/>
    <w:rsid w:val="005A1DA3"/>
    <w:rsid w:val="005A4A95"/>
    <w:rsid w:val="005A5805"/>
    <w:rsid w:val="005A6743"/>
    <w:rsid w:val="005A69B7"/>
    <w:rsid w:val="005A72E2"/>
    <w:rsid w:val="005B0286"/>
    <w:rsid w:val="005B02A2"/>
    <w:rsid w:val="005B0560"/>
    <w:rsid w:val="005B2C58"/>
    <w:rsid w:val="005B4300"/>
    <w:rsid w:val="005C0897"/>
    <w:rsid w:val="005C0A3F"/>
    <w:rsid w:val="005C3401"/>
    <w:rsid w:val="005C4E5E"/>
    <w:rsid w:val="005C5261"/>
    <w:rsid w:val="005C55CF"/>
    <w:rsid w:val="005C5E13"/>
    <w:rsid w:val="005C68F1"/>
    <w:rsid w:val="005C6A1A"/>
    <w:rsid w:val="005C77B5"/>
    <w:rsid w:val="005C780C"/>
    <w:rsid w:val="005C7F72"/>
    <w:rsid w:val="005D1231"/>
    <w:rsid w:val="005D1A66"/>
    <w:rsid w:val="005D24CB"/>
    <w:rsid w:val="005D2D12"/>
    <w:rsid w:val="005D33E6"/>
    <w:rsid w:val="005D43F1"/>
    <w:rsid w:val="005D5337"/>
    <w:rsid w:val="005D66D2"/>
    <w:rsid w:val="005D75FE"/>
    <w:rsid w:val="005D7D4C"/>
    <w:rsid w:val="005E02F9"/>
    <w:rsid w:val="005E1333"/>
    <w:rsid w:val="005E1CC5"/>
    <w:rsid w:val="005E4616"/>
    <w:rsid w:val="005E55CD"/>
    <w:rsid w:val="005E5BB0"/>
    <w:rsid w:val="005E6C5A"/>
    <w:rsid w:val="005E7A68"/>
    <w:rsid w:val="005E7C8D"/>
    <w:rsid w:val="005F0543"/>
    <w:rsid w:val="005F24B7"/>
    <w:rsid w:val="005F4B80"/>
    <w:rsid w:val="005F626D"/>
    <w:rsid w:val="005F704B"/>
    <w:rsid w:val="005F79BA"/>
    <w:rsid w:val="005F7CF8"/>
    <w:rsid w:val="005FE5F4"/>
    <w:rsid w:val="00601654"/>
    <w:rsid w:val="0060207B"/>
    <w:rsid w:val="0060250A"/>
    <w:rsid w:val="00602CE2"/>
    <w:rsid w:val="00602FFF"/>
    <w:rsid w:val="00605084"/>
    <w:rsid w:val="0060678B"/>
    <w:rsid w:val="006071C2"/>
    <w:rsid w:val="006117BD"/>
    <w:rsid w:val="00612E09"/>
    <w:rsid w:val="0061536F"/>
    <w:rsid w:val="0061649D"/>
    <w:rsid w:val="0062067F"/>
    <w:rsid w:val="00620B83"/>
    <w:rsid w:val="00622452"/>
    <w:rsid w:val="006241D5"/>
    <w:rsid w:val="00624C4F"/>
    <w:rsid w:val="006259B2"/>
    <w:rsid w:val="00630FB7"/>
    <w:rsid w:val="00631AE6"/>
    <w:rsid w:val="00631F40"/>
    <w:rsid w:val="006323C9"/>
    <w:rsid w:val="00633C57"/>
    <w:rsid w:val="0063553F"/>
    <w:rsid w:val="00635D03"/>
    <w:rsid w:val="00640373"/>
    <w:rsid w:val="00640D92"/>
    <w:rsid w:val="0064110B"/>
    <w:rsid w:val="00643189"/>
    <w:rsid w:val="006434E1"/>
    <w:rsid w:val="00643CE1"/>
    <w:rsid w:val="00645127"/>
    <w:rsid w:val="0064566A"/>
    <w:rsid w:val="00645742"/>
    <w:rsid w:val="00645D6D"/>
    <w:rsid w:val="006510F1"/>
    <w:rsid w:val="00652299"/>
    <w:rsid w:val="00654CD7"/>
    <w:rsid w:val="0065546E"/>
    <w:rsid w:val="00656838"/>
    <w:rsid w:val="00656E07"/>
    <w:rsid w:val="00656E6E"/>
    <w:rsid w:val="006614EF"/>
    <w:rsid w:val="00663ABE"/>
    <w:rsid w:val="00665243"/>
    <w:rsid w:val="00666532"/>
    <w:rsid w:val="006711C7"/>
    <w:rsid w:val="0067265C"/>
    <w:rsid w:val="006746D6"/>
    <w:rsid w:val="00676F1D"/>
    <w:rsid w:val="00676F7C"/>
    <w:rsid w:val="006773A6"/>
    <w:rsid w:val="0067791D"/>
    <w:rsid w:val="00677A49"/>
    <w:rsid w:val="0068158B"/>
    <w:rsid w:val="00681CD6"/>
    <w:rsid w:val="006821BD"/>
    <w:rsid w:val="00682CDB"/>
    <w:rsid w:val="0068434C"/>
    <w:rsid w:val="00685738"/>
    <w:rsid w:val="006858BC"/>
    <w:rsid w:val="00686F43"/>
    <w:rsid w:val="00696AF6"/>
    <w:rsid w:val="006A042F"/>
    <w:rsid w:val="006A22D7"/>
    <w:rsid w:val="006A277D"/>
    <w:rsid w:val="006A30E5"/>
    <w:rsid w:val="006A31FE"/>
    <w:rsid w:val="006A45B7"/>
    <w:rsid w:val="006A5B26"/>
    <w:rsid w:val="006B02D1"/>
    <w:rsid w:val="006B15DE"/>
    <w:rsid w:val="006B19DD"/>
    <w:rsid w:val="006B1ABB"/>
    <w:rsid w:val="006B21BF"/>
    <w:rsid w:val="006B3936"/>
    <w:rsid w:val="006B522F"/>
    <w:rsid w:val="006B5B82"/>
    <w:rsid w:val="006B6CC9"/>
    <w:rsid w:val="006B6EB2"/>
    <w:rsid w:val="006C1A5B"/>
    <w:rsid w:val="006C1D37"/>
    <w:rsid w:val="006C4374"/>
    <w:rsid w:val="006C4B03"/>
    <w:rsid w:val="006C5571"/>
    <w:rsid w:val="006C623B"/>
    <w:rsid w:val="006C745B"/>
    <w:rsid w:val="006D2E6B"/>
    <w:rsid w:val="006D44F6"/>
    <w:rsid w:val="006D67AE"/>
    <w:rsid w:val="006E12C3"/>
    <w:rsid w:val="006E45A2"/>
    <w:rsid w:val="006E66A8"/>
    <w:rsid w:val="006F10BC"/>
    <w:rsid w:val="006F23DC"/>
    <w:rsid w:val="006F266A"/>
    <w:rsid w:val="006F42D9"/>
    <w:rsid w:val="006F44C3"/>
    <w:rsid w:val="006F79AC"/>
    <w:rsid w:val="006F7A22"/>
    <w:rsid w:val="00702743"/>
    <w:rsid w:val="00704650"/>
    <w:rsid w:val="007048BA"/>
    <w:rsid w:val="0070749B"/>
    <w:rsid w:val="00707508"/>
    <w:rsid w:val="00712347"/>
    <w:rsid w:val="00713173"/>
    <w:rsid w:val="00714DDC"/>
    <w:rsid w:val="007154CE"/>
    <w:rsid w:val="0071561F"/>
    <w:rsid w:val="00715F14"/>
    <w:rsid w:val="00716457"/>
    <w:rsid w:val="00716AC2"/>
    <w:rsid w:val="00720CDB"/>
    <w:rsid w:val="00720FEB"/>
    <w:rsid w:val="00721221"/>
    <w:rsid w:val="00724EA9"/>
    <w:rsid w:val="00725D6F"/>
    <w:rsid w:val="0072616A"/>
    <w:rsid w:val="00726EED"/>
    <w:rsid w:val="00730632"/>
    <w:rsid w:val="00733269"/>
    <w:rsid w:val="00733913"/>
    <w:rsid w:val="00733D2C"/>
    <w:rsid w:val="0073ED1F"/>
    <w:rsid w:val="007402AC"/>
    <w:rsid w:val="007408CF"/>
    <w:rsid w:val="007412B6"/>
    <w:rsid w:val="0074137D"/>
    <w:rsid w:val="00741B7D"/>
    <w:rsid w:val="00744599"/>
    <w:rsid w:val="00745BE0"/>
    <w:rsid w:val="007528DD"/>
    <w:rsid w:val="00752B67"/>
    <w:rsid w:val="00754815"/>
    <w:rsid w:val="0075549E"/>
    <w:rsid w:val="007555F7"/>
    <w:rsid w:val="0075580D"/>
    <w:rsid w:val="00755A60"/>
    <w:rsid w:val="0075794A"/>
    <w:rsid w:val="00760661"/>
    <w:rsid w:val="0076675F"/>
    <w:rsid w:val="00767C09"/>
    <w:rsid w:val="007703CE"/>
    <w:rsid w:val="00770E35"/>
    <w:rsid w:val="007712EB"/>
    <w:rsid w:val="007718E0"/>
    <w:rsid w:val="007719DB"/>
    <w:rsid w:val="00772257"/>
    <w:rsid w:val="007723F1"/>
    <w:rsid w:val="00772875"/>
    <w:rsid w:val="007733A6"/>
    <w:rsid w:val="00773C6F"/>
    <w:rsid w:val="00776A79"/>
    <w:rsid w:val="00777163"/>
    <w:rsid w:val="007779F9"/>
    <w:rsid w:val="00783FC1"/>
    <w:rsid w:val="00784D73"/>
    <w:rsid w:val="00787614"/>
    <w:rsid w:val="00787E99"/>
    <w:rsid w:val="007908A2"/>
    <w:rsid w:val="00791AE6"/>
    <w:rsid w:val="007924C0"/>
    <w:rsid w:val="00793B46"/>
    <w:rsid w:val="007A1D65"/>
    <w:rsid w:val="007A1F77"/>
    <w:rsid w:val="007A2718"/>
    <w:rsid w:val="007A27AD"/>
    <w:rsid w:val="007A3054"/>
    <w:rsid w:val="007A5EBE"/>
    <w:rsid w:val="007B099D"/>
    <w:rsid w:val="007B0F3B"/>
    <w:rsid w:val="007B1EDA"/>
    <w:rsid w:val="007B6C78"/>
    <w:rsid w:val="007B76A8"/>
    <w:rsid w:val="007C02A4"/>
    <w:rsid w:val="007C2984"/>
    <w:rsid w:val="007C6B36"/>
    <w:rsid w:val="007D386F"/>
    <w:rsid w:val="007D3C88"/>
    <w:rsid w:val="007D43CE"/>
    <w:rsid w:val="007D44BE"/>
    <w:rsid w:val="007D4606"/>
    <w:rsid w:val="007E0B8E"/>
    <w:rsid w:val="007E1295"/>
    <w:rsid w:val="007E157B"/>
    <w:rsid w:val="007E15E0"/>
    <w:rsid w:val="007E7BA1"/>
    <w:rsid w:val="007F06BC"/>
    <w:rsid w:val="007F22FF"/>
    <w:rsid w:val="007F3F3E"/>
    <w:rsid w:val="007F43C9"/>
    <w:rsid w:val="007F4D52"/>
    <w:rsid w:val="007F5631"/>
    <w:rsid w:val="00800C0A"/>
    <w:rsid w:val="00805D3E"/>
    <w:rsid w:val="00807A88"/>
    <w:rsid w:val="008104EE"/>
    <w:rsid w:val="008106BE"/>
    <w:rsid w:val="00813C84"/>
    <w:rsid w:val="00814027"/>
    <w:rsid w:val="008149F2"/>
    <w:rsid w:val="00816793"/>
    <w:rsid w:val="00816A87"/>
    <w:rsid w:val="00820607"/>
    <w:rsid w:val="00820CA8"/>
    <w:rsid w:val="008215A0"/>
    <w:rsid w:val="00822BCD"/>
    <w:rsid w:val="008237E3"/>
    <w:rsid w:val="008272A8"/>
    <w:rsid w:val="00827FC6"/>
    <w:rsid w:val="0082A3F2"/>
    <w:rsid w:val="008309EC"/>
    <w:rsid w:val="00830B4B"/>
    <w:rsid w:val="00831AB6"/>
    <w:rsid w:val="008323BC"/>
    <w:rsid w:val="00833627"/>
    <w:rsid w:val="0083522A"/>
    <w:rsid w:val="008357E6"/>
    <w:rsid w:val="00836DF5"/>
    <w:rsid w:val="008371C3"/>
    <w:rsid w:val="00840B75"/>
    <w:rsid w:val="0084186A"/>
    <w:rsid w:val="00841D79"/>
    <w:rsid w:val="008421C8"/>
    <w:rsid w:val="00842F55"/>
    <w:rsid w:val="00843AEE"/>
    <w:rsid w:val="00843C63"/>
    <w:rsid w:val="00843C69"/>
    <w:rsid w:val="00845071"/>
    <w:rsid w:val="00847B30"/>
    <w:rsid w:val="00851793"/>
    <w:rsid w:val="00851FA8"/>
    <w:rsid w:val="00853806"/>
    <w:rsid w:val="00853BB6"/>
    <w:rsid w:val="008544C7"/>
    <w:rsid w:val="00854CD9"/>
    <w:rsid w:val="008561A3"/>
    <w:rsid w:val="008577A7"/>
    <w:rsid w:val="00857F84"/>
    <w:rsid w:val="00863FC7"/>
    <w:rsid w:val="008648F7"/>
    <w:rsid w:val="0086652C"/>
    <w:rsid w:val="0086697A"/>
    <w:rsid w:val="0086728A"/>
    <w:rsid w:val="00870108"/>
    <w:rsid w:val="00872330"/>
    <w:rsid w:val="008726B0"/>
    <w:rsid w:val="00873378"/>
    <w:rsid w:val="00875BBE"/>
    <w:rsid w:val="00876284"/>
    <w:rsid w:val="00876A55"/>
    <w:rsid w:val="00876AE8"/>
    <w:rsid w:val="00881116"/>
    <w:rsid w:val="00881882"/>
    <w:rsid w:val="00882398"/>
    <w:rsid w:val="00886739"/>
    <w:rsid w:val="00886B1A"/>
    <w:rsid w:val="00886FE1"/>
    <w:rsid w:val="00890497"/>
    <w:rsid w:val="00890ABF"/>
    <w:rsid w:val="008942F4"/>
    <w:rsid w:val="00896453"/>
    <w:rsid w:val="008967E1"/>
    <w:rsid w:val="00896C17"/>
    <w:rsid w:val="00897865"/>
    <w:rsid w:val="008A011F"/>
    <w:rsid w:val="008A1EE0"/>
    <w:rsid w:val="008A2638"/>
    <w:rsid w:val="008A5307"/>
    <w:rsid w:val="008A61A9"/>
    <w:rsid w:val="008B339E"/>
    <w:rsid w:val="008B57E7"/>
    <w:rsid w:val="008B5844"/>
    <w:rsid w:val="008C1DC2"/>
    <w:rsid w:val="008C258E"/>
    <w:rsid w:val="008C4AE9"/>
    <w:rsid w:val="008C60A4"/>
    <w:rsid w:val="008C7405"/>
    <w:rsid w:val="008D09B9"/>
    <w:rsid w:val="008D1ABD"/>
    <w:rsid w:val="008D20C2"/>
    <w:rsid w:val="008D517F"/>
    <w:rsid w:val="008D563B"/>
    <w:rsid w:val="008D65E5"/>
    <w:rsid w:val="008D6A18"/>
    <w:rsid w:val="008E0138"/>
    <w:rsid w:val="008E02C3"/>
    <w:rsid w:val="008E14B7"/>
    <w:rsid w:val="008E2113"/>
    <w:rsid w:val="008E22DF"/>
    <w:rsid w:val="008E3118"/>
    <w:rsid w:val="008E58D3"/>
    <w:rsid w:val="008E5B72"/>
    <w:rsid w:val="008E6225"/>
    <w:rsid w:val="008E721F"/>
    <w:rsid w:val="008E7331"/>
    <w:rsid w:val="008F0F64"/>
    <w:rsid w:val="008F3928"/>
    <w:rsid w:val="008F3E86"/>
    <w:rsid w:val="008F47C3"/>
    <w:rsid w:val="008F5254"/>
    <w:rsid w:val="008F547A"/>
    <w:rsid w:val="008F6D00"/>
    <w:rsid w:val="008F7E91"/>
    <w:rsid w:val="00900E23"/>
    <w:rsid w:val="00903062"/>
    <w:rsid w:val="009037D4"/>
    <w:rsid w:val="00905CC0"/>
    <w:rsid w:val="00906D9F"/>
    <w:rsid w:val="009076D9"/>
    <w:rsid w:val="00907755"/>
    <w:rsid w:val="00914484"/>
    <w:rsid w:val="0091599E"/>
    <w:rsid w:val="00916513"/>
    <w:rsid w:val="00916684"/>
    <w:rsid w:val="00916EBE"/>
    <w:rsid w:val="00920C31"/>
    <w:rsid w:val="00921812"/>
    <w:rsid w:val="00922EEA"/>
    <w:rsid w:val="009230E4"/>
    <w:rsid w:val="0092322C"/>
    <w:rsid w:val="009234A0"/>
    <w:rsid w:val="00923F38"/>
    <w:rsid w:val="0092441A"/>
    <w:rsid w:val="00926965"/>
    <w:rsid w:val="00932BE4"/>
    <w:rsid w:val="00934E85"/>
    <w:rsid w:val="0093517D"/>
    <w:rsid w:val="00935263"/>
    <w:rsid w:val="009373A3"/>
    <w:rsid w:val="0094010D"/>
    <w:rsid w:val="00943679"/>
    <w:rsid w:val="009439B8"/>
    <w:rsid w:val="00943A0E"/>
    <w:rsid w:val="009450A4"/>
    <w:rsid w:val="00946C28"/>
    <w:rsid w:val="0095317F"/>
    <w:rsid w:val="00953372"/>
    <w:rsid w:val="00955260"/>
    <w:rsid w:val="009575BC"/>
    <w:rsid w:val="009577A1"/>
    <w:rsid w:val="00963154"/>
    <w:rsid w:val="00964081"/>
    <w:rsid w:val="009659B2"/>
    <w:rsid w:val="00966BCE"/>
    <w:rsid w:val="009717D4"/>
    <w:rsid w:val="00972535"/>
    <w:rsid w:val="009755BB"/>
    <w:rsid w:val="009778EE"/>
    <w:rsid w:val="00980C5A"/>
    <w:rsid w:val="0098484D"/>
    <w:rsid w:val="009868E3"/>
    <w:rsid w:val="00986A67"/>
    <w:rsid w:val="00987BB1"/>
    <w:rsid w:val="009914A4"/>
    <w:rsid w:val="00996863"/>
    <w:rsid w:val="00997DE4"/>
    <w:rsid w:val="009A0735"/>
    <w:rsid w:val="009A174A"/>
    <w:rsid w:val="009A1806"/>
    <w:rsid w:val="009A2A47"/>
    <w:rsid w:val="009A3EC4"/>
    <w:rsid w:val="009A4017"/>
    <w:rsid w:val="009A4C90"/>
    <w:rsid w:val="009A5491"/>
    <w:rsid w:val="009A5D12"/>
    <w:rsid w:val="009A6B6E"/>
    <w:rsid w:val="009A77C6"/>
    <w:rsid w:val="009A7FE0"/>
    <w:rsid w:val="009B3EEF"/>
    <w:rsid w:val="009B5AF1"/>
    <w:rsid w:val="009B6180"/>
    <w:rsid w:val="009B6997"/>
    <w:rsid w:val="009C10CA"/>
    <w:rsid w:val="009C3818"/>
    <w:rsid w:val="009C39AC"/>
    <w:rsid w:val="009C501D"/>
    <w:rsid w:val="009C76EE"/>
    <w:rsid w:val="009D05C2"/>
    <w:rsid w:val="009D1098"/>
    <w:rsid w:val="009D16A0"/>
    <w:rsid w:val="009D462A"/>
    <w:rsid w:val="009D4853"/>
    <w:rsid w:val="009D5348"/>
    <w:rsid w:val="009D678A"/>
    <w:rsid w:val="009D6C88"/>
    <w:rsid w:val="009D7FB8"/>
    <w:rsid w:val="009E1FFA"/>
    <w:rsid w:val="009E370B"/>
    <w:rsid w:val="009E54AC"/>
    <w:rsid w:val="009E6789"/>
    <w:rsid w:val="009E6A14"/>
    <w:rsid w:val="009E7AA3"/>
    <w:rsid w:val="009F0D61"/>
    <w:rsid w:val="009F1433"/>
    <w:rsid w:val="009F2BEF"/>
    <w:rsid w:val="009F2CE4"/>
    <w:rsid w:val="009F334A"/>
    <w:rsid w:val="009F3580"/>
    <w:rsid w:val="009F40DA"/>
    <w:rsid w:val="009F435C"/>
    <w:rsid w:val="009F6BF8"/>
    <w:rsid w:val="00A02101"/>
    <w:rsid w:val="00A04A1A"/>
    <w:rsid w:val="00A05670"/>
    <w:rsid w:val="00A05D85"/>
    <w:rsid w:val="00A06008"/>
    <w:rsid w:val="00A06224"/>
    <w:rsid w:val="00A07388"/>
    <w:rsid w:val="00A076FF"/>
    <w:rsid w:val="00A1086C"/>
    <w:rsid w:val="00A10FBC"/>
    <w:rsid w:val="00A11989"/>
    <w:rsid w:val="00A12000"/>
    <w:rsid w:val="00A1235F"/>
    <w:rsid w:val="00A1282E"/>
    <w:rsid w:val="00A12B11"/>
    <w:rsid w:val="00A13F6C"/>
    <w:rsid w:val="00A1638E"/>
    <w:rsid w:val="00A16E1E"/>
    <w:rsid w:val="00A17041"/>
    <w:rsid w:val="00A20585"/>
    <w:rsid w:val="00A206BD"/>
    <w:rsid w:val="00A20A4C"/>
    <w:rsid w:val="00A20AB5"/>
    <w:rsid w:val="00A223A8"/>
    <w:rsid w:val="00A230A9"/>
    <w:rsid w:val="00A2425E"/>
    <w:rsid w:val="00A24C47"/>
    <w:rsid w:val="00A255D6"/>
    <w:rsid w:val="00A27225"/>
    <w:rsid w:val="00A27F77"/>
    <w:rsid w:val="00A317C8"/>
    <w:rsid w:val="00A32C7C"/>
    <w:rsid w:val="00A33A14"/>
    <w:rsid w:val="00A34EB9"/>
    <w:rsid w:val="00A40670"/>
    <w:rsid w:val="00A40AE9"/>
    <w:rsid w:val="00A414CD"/>
    <w:rsid w:val="00A41837"/>
    <w:rsid w:val="00A4183D"/>
    <w:rsid w:val="00A41D23"/>
    <w:rsid w:val="00A440C3"/>
    <w:rsid w:val="00A448B1"/>
    <w:rsid w:val="00A45AC4"/>
    <w:rsid w:val="00A46382"/>
    <w:rsid w:val="00A4657C"/>
    <w:rsid w:val="00A473E4"/>
    <w:rsid w:val="00A4A8FF"/>
    <w:rsid w:val="00A504B1"/>
    <w:rsid w:val="00A50CF4"/>
    <w:rsid w:val="00A5489C"/>
    <w:rsid w:val="00A54980"/>
    <w:rsid w:val="00A54A56"/>
    <w:rsid w:val="00A55005"/>
    <w:rsid w:val="00A56547"/>
    <w:rsid w:val="00A57068"/>
    <w:rsid w:val="00A5728D"/>
    <w:rsid w:val="00A575A4"/>
    <w:rsid w:val="00A60C5B"/>
    <w:rsid w:val="00A62E8F"/>
    <w:rsid w:val="00A633E0"/>
    <w:rsid w:val="00A6384E"/>
    <w:rsid w:val="00A66E45"/>
    <w:rsid w:val="00A67379"/>
    <w:rsid w:val="00A71302"/>
    <w:rsid w:val="00A72BF9"/>
    <w:rsid w:val="00A745F8"/>
    <w:rsid w:val="00A76123"/>
    <w:rsid w:val="00A76B8C"/>
    <w:rsid w:val="00A82234"/>
    <w:rsid w:val="00A82CA0"/>
    <w:rsid w:val="00A8339A"/>
    <w:rsid w:val="00A841C6"/>
    <w:rsid w:val="00A84699"/>
    <w:rsid w:val="00A84D69"/>
    <w:rsid w:val="00A86B00"/>
    <w:rsid w:val="00A86FBC"/>
    <w:rsid w:val="00A92B9E"/>
    <w:rsid w:val="00A949A4"/>
    <w:rsid w:val="00A94B9C"/>
    <w:rsid w:val="00A94D4A"/>
    <w:rsid w:val="00A95990"/>
    <w:rsid w:val="00A95BF9"/>
    <w:rsid w:val="00A96974"/>
    <w:rsid w:val="00AA1355"/>
    <w:rsid w:val="00AA200E"/>
    <w:rsid w:val="00AA7E42"/>
    <w:rsid w:val="00AB1A22"/>
    <w:rsid w:val="00AB28B9"/>
    <w:rsid w:val="00AB3596"/>
    <w:rsid w:val="00AB3F20"/>
    <w:rsid w:val="00AB4C62"/>
    <w:rsid w:val="00AB5CD0"/>
    <w:rsid w:val="00AB74E2"/>
    <w:rsid w:val="00AB7972"/>
    <w:rsid w:val="00AC1645"/>
    <w:rsid w:val="00AC3F0F"/>
    <w:rsid w:val="00AC450A"/>
    <w:rsid w:val="00AC4745"/>
    <w:rsid w:val="00AC4CCF"/>
    <w:rsid w:val="00AC537E"/>
    <w:rsid w:val="00AC65CF"/>
    <w:rsid w:val="00AD3FA2"/>
    <w:rsid w:val="00AD426A"/>
    <w:rsid w:val="00AD487F"/>
    <w:rsid w:val="00AD584A"/>
    <w:rsid w:val="00AD74A8"/>
    <w:rsid w:val="00AE0044"/>
    <w:rsid w:val="00AE2BE0"/>
    <w:rsid w:val="00AE3413"/>
    <w:rsid w:val="00AE556B"/>
    <w:rsid w:val="00AE6C7B"/>
    <w:rsid w:val="00AE7A5A"/>
    <w:rsid w:val="00AE7E40"/>
    <w:rsid w:val="00AF06BC"/>
    <w:rsid w:val="00AF1118"/>
    <w:rsid w:val="00AF177D"/>
    <w:rsid w:val="00AF17A1"/>
    <w:rsid w:val="00AF3ED9"/>
    <w:rsid w:val="00AF689C"/>
    <w:rsid w:val="00AF6E56"/>
    <w:rsid w:val="00AF74E1"/>
    <w:rsid w:val="00AF7E60"/>
    <w:rsid w:val="00B00807"/>
    <w:rsid w:val="00B04787"/>
    <w:rsid w:val="00B05751"/>
    <w:rsid w:val="00B074BA"/>
    <w:rsid w:val="00B10094"/>
    <w:rsid w:val="00B101E8"/>
    <w:rsid w:val="00B1117A"/>
    <w:rsid w:val="00B12546"/>
    <w:rsid w:val="00B13A02"/>
    <w:rsid w:val="00B148AE"/>
    <w:rsid w:val="00B14AD9"/>
    <w:rsid w:val="00B217E7"/>
    <w:rsid w:val="00B2388F"/>
    <w:rsid w:val="00B24F9D"/>
    <w:rsid w:val="00B276C9"/>
    <w:rsid w:val="00B27E44"/>
    <w:rsid w:val="00B27F6F"/>
    <w:rsid w:val="00B304E7"/>
    <w:rsid w:val="00B30A70"/>
    <w:rsid w:val="00B30F5A"/>
    <w:rsid w:val="00B3270F"/>
    <w:rsid w:val="00B3523E"/>
    <w:rsid w:val="00B3714F"/>
    <w:rsid w:val="00B40074"/>
    <w:rsid w:val="00B4030F"/>
    <w:rsid w:val="00B40A39"/>
    <w:rsid w:val="00B40C1B"/>
    <w:rsid w:val="00B43EE6"/>
    <w:rsid w:val="00B46057"/>
    <w:rsid w:val="00B46947"/>
    <w:rsid w:val="00B469F5"/>
    <w:rsid w:val="00B50320"/>
    <w:rsid w:val="00B54357"/>
    <w:rsid w:val="00B55AD4"/>
    <w:rsid w:val="00B55EC8"/>
    <w:rsid w:val="00B60DBD"/>
    <w:rsid w:val="00B612A1"/>
    <w:rsid w:val="00B63E08"/>
    <w:rsid w:val="00B647E9"/>
    <w:rsid w:val="00B6536F"/>
    <w:rsid w:val="00B66C5E"/>
    <w:rsid w:val="00B67FCB"/>
    <w:rsid w:val="00B71454"/>
    <w:rsid w:val="00B71EA6"/>
    <w:rsid w:val="00B75812"/>
    <w:rsid w:val="00B77DC7"/>
    <w:rsid w:val="00B82877"/>
    <w:rsid w:val="00B82D44"/>
    <w:rsid w:val="00B830A2"/>
    <w:rsid w:val="00B831DA"/>
    <w:rsid w:val="00B83644"/>
    <w:rsid w:val="00B8399D"/>
    <w:rsid w:val="00B845CF"/>
    <w:rsid w:val="00B8474E"/>
    <w:rsid w:val="00B850EB"/>
    <w:rsid w:val="00B855A6"/>
    <w:rsid w:val="00B86D04"/>
    <w:rsid w:val="00B92001"/>
    <w:rsid w:val="00B92E5C"/>
    <w:rsid w:val="00B95957"/>
    <w:rsid w:val="00B97CA8"/>
    <w:rsid w:val="00BA18F4"/>
    <w:rsid w:val="00BA1F77"/>
    <w:rsid w:val="00BA3365"/>
    <w:rsid w:val="00BA36FC"/>
    <w:rsid w:val="00BA41C5"/>
    <w:rsid w:val="00BA437B"/>
    <w:rsid w:val="00BA4BDA"/>
    <w:rsid w:val="00BA4E67"/>
    <w:rsid w:val="00BA6089"/>
    <w:rsid w:val="00BB0049"/>
    <w:rsid w:val="00BB1A18"/>
    <w:rsid w:val="00BB424A"/>
    <w:rsid w:val="00BB440B"/>
    <w:rsid w:val="00BB4FDC"/>
    <w:rsid w:val="00BB5092"/>
    <w:rsid w:val="00BB5115"/>
    <w:rsid w:val="00BB6684"/>
    <w:rsid w:val="00BC056C"/>
    <w:rsid w:val="00BC2935"/>
    <w:rsid w:val="00BC4C67"/>
    <w:rsid w:val="00BC4E0D"/>
    <w:rsid w:val="00BC6797"/>
    <w:rsid w:val="00BC7402"/>
    <w:rsid w:val="00BC78F3"/>
    <w:rsid w:val="00BD0382"/>
    <w:rsid w:val="00BD2F15"/>
    <w:rsid w:val="00BD546D"/>
    <w:rsid w:val="00BD575A"/>
    <w:rsid w:val="00BD65E5"/>
    <w:rsid w:val="00BD6AEC"/>
    <w:rsid w:val="00BD7334"/>
    <w:rsid w:val="00BD7659"/>
    <w:rsid w:val="00BD76B2"/>
    <w:rsid w:val="00BD7734"/>
    <w:rsid w:val="00BE046A"/>
    <w:rsid w:val="00BE0BFE"/>
    <w:rsid w:val="00BE1F0C"/>
    <w:rsid w:val="00BE27F3"/>
    <w:rsid w:val="00BF003C"/>
    <w:rsid w:val="00BF05BD"/>
    <w:rsid w:val="00BF1DDA"/>
    <w:rsid w:val="00BF2366"/>
    <w:rsid w:val="00BF41F0"/>
    <w:rsid w:val="00BF53E3"/>
    <w:rsid w:val="00BF5DF0"/>
    <w:rsid w:val="00BF6F8B"/>
    <w:rsid w:val="00BF7F97"/>
    <w:rsid w:val="00C00CEA"/>
    <w:rsid w:val="00C01CF7"/>
    <w:rsid w:val="00C03A0E"/>
    <w:rsid w:val="00C10F7B"/>
    <w:rsid w:val="00C141F9"/>
    <w:rsid w:val="00C1496B"/>
    <w:rsid w:val="00C14F69"/>
    <w:rsid w:val="00C14F7F"/>
    <w:rsid w:val="00C167D1"/>
    <w:rsid w:val="00C20187"/>
    <w:rsid w:val="00C20602"/>
    <w:rsid w:val="00C20A0A"/>
    <w:rsid w:val="00C21B8C"/>
    <w:rsid w:val="00C21CCB"/>
    <w:rsid w:val="00C22D5B"/>
    <w:rsid w:val="00C22EA7"/>
    <w:rsid w:val="00C24C59"/>
    <w:rsid w:val="00C264E0"/>
    <w:rsid w:val="00C26721"/>
    <w:rsid w:val="00C27DEA"/>
    <w:rsid w:val="00C3029B"/>
    <w:rsid w:val="00C32ABF"/>
    <w:rsid w:val="00C32E31"/>
    <w:rsid w:val="00C333BF"/>
    <w:rsid w:val="00C3363B"/>
    <w:rsid w:val="00C3404A"/>
    <w:rsid w:val="00C34361"/>
    <w:rsid w:val="00C345FD"/>
    <w:rsid w:val="00C360D4"/>
    <w:rsid w:val="00C37951"/>
    <w:rsid w:val="00C37A85"/>
    <w:rsid w:val="00C401CD"/>
    <w:rsid w:val="00C40956"/>
    <w:rsid w:val="00C40DDF"/>
    <w:rsid w:val="00C40E1C"/>
    <w:rsid w:val="00C40E62"/>
    <w:rsid w:val="00C42B8B"/>
    <w:rsid w:val="00C46B5A"/>
    <w:rsid w:val="00C47122"/>
    <w:rsid w:val="00C5095C"/>
    <w:rsid w:val="00C50E85"/>
    <w:rsid w:val="00C5148B"/>
    <w:rsid w:val="00C5334E"/>
    <w:rsid w:val="00C53E5E"/>
    <w:rsid w:val="00C56871"/>
    <w:rsid w:val="00C60987"/>
    <w:rsid w:val="00C61A96"/>
    <w:rsid w:val="00C61BAB"/>
    <w:rsid w:val="00C635B2"/>
    <w:rsid w:val="00C636EC"/>
    <w:rsid w:val="00C63993"/>
    <w:rsid w:val="00C64CD9"/>
    <w:rsid w:val="00C660C4"/>
    <w:rsid w:val="00C67D36"/>
    <w:rsid w:val="00C71D3D"/>
    <w:rsid w:val="00C728D3"/>
    <w:rsid w:val="00C73B28"/>
    <w:rsid w:val="00C74455"/>
    <w:rsid w:val="00C80D19"/>
    <w:rsid w:val="00C81679"/>
    <w:rsid w:val="00C81CBA"/>
    <w:rsid w:val="00C83886"/>
    <w:rsid w:val="00C845FD"/>
    <w:rsid w:val="00C86772"/>
    <w:rsid w:val="00C90954"/>
    <w:rsid w:val="00C90B95"/>
    <w:rsid w:val="00C9108D"/>
    <w:rsid w:val="00C92EBD"/>
    <w:rsid w:val="00C94E8E"/>
    <w:rsid w:val="00C9709A"/>
    <w:rsid w:val="00C97AA2"/>
    <w:rsid w:val="00CA22BF"/>
    <w:rsid w:val="00CA51C6"/>
    <w:rsid w:val="00CA64EA"/>
    <w:rsid w:val="00CA6838"/>
    <w:rsid w:val="00CA6BBD"/>
    <w:rsid w:val="00CB0F20"/>
    <w:rsid w:val="00CB1C38"/>
    <w:rsid w:val="00CB3398"/>
    <w:rsid w:val="00CB3C23"/>
    <w:rsid w:val="00CB4157"/>
    <w:rsid w:val="00CB4D2A"/>
    <w:rsid w:val="00CC1A81"/>
    <w:rsid w:val="00CC1D2A"/>
    <w:rsid w:val="00CC1F06"/>
    <w:rsid w:val="00CC457A"/>
    <w:rsid w:val="00CC5768"/>
    <w:rsid w:val="00CC772E"/>
    <w:rsid w:val="00CC798C"/>
    <w:rsid w:val="00CD2D67"/>
    <w:rsid w:val="00CD3C66"/>
    <w:rsid w:val="00CD4B55"/>
    <w:rsid w:val="00CD6C60"/>
    <w:rsid w:val="00CDCFE9"/>
    <w:rsid w:val="00CE10EE"/>
    <w:rsid w:val="00CE3393"/>
    <w:rsid w:val="00CE4F79"/>
    <w:rsid w:val="00CE5518"/>
    <w:rsid w:val="00CE715F"/>
    <w:rsid w:val="00CE76C5"/>
    <w:rsid w:val="00CE7AB0"/>
    <w:rsid w:val="00CF3013"/>
    <w:rsid w:val="00CF42AB"/>
    <w:rsid w:val="00CF4797"/>
    <w:rsid w:val="00CF4D74"/>
    <w:rsid w:val="00CF5CB3"/>
    <w:rsid w:val="00CF6D81"/>
    <w:rsid w:val="00CF6E11"/>
    <w:rsid w:val="00CF73FC"/>
    <w:rsid w:val="00D02104"/>
    <w:rsid w:val="00D02140"/>
    <w:rsid w:val="00D02375"/>
    <w:rsid w:val="00D03BB5"/>
    <w:rsid w:val="00D043CC"/>
    <w:rsid w:val="00D069AE"/>
    <w:rsid w:val="00D077D6"/>
    <w:rsid w:val="00D07DAE"/>
    <w:rsid w:val="00D1205C"/>
    <w:rsid w:val="00D1242D"/>
    <w:rsid w:val="00D12BA2"/>
    <w:rsid w:val="00D12CD1"/>
    <w:rsid w:val="00D17227"/>
    <w:rsid w:val="00D2078B"/>
    <w:rsid w:val="00D20E3A"/>
    <w:rsid w:val="00D23BEF"/>
    <w:rsid w:val="00D23D6E"/>
    <w:rsid w:val="00D30C28"/>
    <w:rsid w:val="00D34DEB"/>
    <w:rsid w:val="00D36525"/>
    <w:rsid w:val="00D3662A"/>
    <w:rsid w:val="00D36D9B"/>
    <w:rsid w:val="00D405C7"/>
    <w:rsid w:val="00D41C32"/>
    <w:rsid w:val="00D42416"/>
    <w:rsid w:val="00D44467"/>
    <w:rsid w:val="00D4510A"/>
    <w:rsid w:val="00D46EE6"/>
    <w:rsid w:val="00D47EE9"/>
    <w:rsid w:val="00D505DE"/>
    <w:rsid w:val="00D50EA3"/>
    <w:rsid w:val="00D51E36"/>
    <w:rsid w:val="00D5432F"/>
    <w:rsid w:val="00D63871"/>
    <w:rsid w:val="00D66BB0"/>
    <w:rsid w:val="00D6780A"/>
    <w:rsid w:val="00D723C0"/>
    <w:rsid w:val="00D733F3"/>
    <w:rsid w:val="00D76C47"/>
    <w:rsid w:val="00D80D74"/>
    <w:rsid w:val="00D83C2C"/>
    <w:rsid w:val="00D845AC"/>
    <w:rsid w:val="00D8578B"/>
    <w:rsid w:val="00D916E6"/>
    <w:rsid w:val="00D952BF"/>
    <w:rsid w:val="00D955B4"/>
    <w:rsid w:val="00D97449"/>
    <w:rsid w:val="00D9763E"/>
    <w:rsid w:val="00D97A63"/>
    <w:rsid w:val="00DA2215"/>
    <w:rsid w:val="00DA3672"/>
    <w:rsid w:val="00DAC45A"/>
    <w:rsid w:val="00DB0BEF"/>
    <w:rsid w:val="00DB0EDD"/>
    <w:rsid w:val="00DB0FF1"/>
    <w:rsid w:val="00DB3858"/>
    <w:rsid w:val="00DB4B5F"/>
    <w:rsid w:val="00DB5B65"/>
    <w:rsid w:val="00DB6260"/>
    <w:rsid w:val="00DB6F36"/>
    <w:rsid w:val="00DB7DE6"/>
    <w:rsid w:val="00DC0BB7"/>
    <w:rsid w:val="00DC2E7B"/>
    <w:rsid w:val="00DC3E34"/>
    <w:rsid w:val="00DC5014"/>
    <w:rsid w:val="00DC50C9"/>
    <w:rsid w:val="00DC67C6"/>
    <w:rsid w:val="00DC68D0"/>
    <w:rsid w:val="00DD0AC3"/>
    <w:rsid w:val="00DD1342"/>
    <w:rsid w:val="00DD1ECF"/>
    <w:rsid w:val="00DD4728"/>
    <w:rsid w:val="00DD4B71"/>
    <w:rsid w:val="00DD606A"/>
    <w:rsid w:val="00DD720B"/>
    <w:rsid w:val="00DD7648"/>
    <w:rsid w:val="00DE2347"/>
    <w:rsid w:val="00DE3276"/>
    <w:rsid w:val="00DE32DF"/>
    <w:rsid w:val="00DE4FA8"/>
    <w:rsid w:val="00DE563E"/>
    <w:rsid w:val="00DE5DEB"/>
    <w:rsid w:val="00DE7BB3"/>
    <w:rsid w:val="00DF0540"/>
    <w:rsid w:val="00DF10D9"/>
    <w:rsid w:val="00DF143C"/>
    <w:rsid w:val="00DF3A6D"/>
    <w:rsid w:val="00DF42E2"/>
    <w:rsid w:val="00DF5193"/>
    <w:rsid w:val="00DF5C45"/>
    <w:rsid w:val="00DF710E"/>
    <w:rsid w:val="00E00FE0"/>
    <w:rsid w:val="00E028AF"/>
    <w:rsid w:val="00E04848"/>
    <w:rsid w:val="00E04D79"/>
    <w:rsid w:val="00E05282"/>
    <w:rsid w:val="00E061C4"/>
    <w:rsid w:val="00E064B3"/>
    <w:rsid w:val="00E06F51"/>
    <w:rsid w:val="00E071D3"/>
    <w:rsid w:val="00E07BFB"/>
    <w:rsid w:val="00E115E1"/>
    <w:rsid w:val="00E12631"/>
    <w:rsid w:val="00E1653D"/>
    <w:rsid w:val="00E170A1"/>
    <w:rsid w:val="00E17C59"/>
    <w:rsid w:val="00E22157"/>
    <w:rsid w:val="00E25E38"/>
    <w:rsid w:val="00E31895"/>
    <w:rsid w:val="00E32E53"/>
    <w:rsid w:val="00E33274"/>
    <w:rsid w:val="00E34651"/>
    <w:rsid w:val="00E34DD2"/>
    <w:rsid w:val="00E34DE6"/>
    <w:rsid w:val="00E3552E"/>
    <w:rsid w:val="00E41EF7"/>
    <w:rsid w:val="00E420EE"/>
    <w:rsid w:val="00E42677"/>
    <w:rsid w:val="00E4396C"/>
    <w:rsid w:val="00E4606A"/>
    <w:rsid w:val="00E50609"/>
    <w:rsid w:val="00E50CBA"/>
    <w:rsid w:val="00E51290"/>
    <w:rsid w:val="00E52729"/>
    <w:rsid w:val="00E52B0D"/>
    <w:rsid w:val="00E5501F"/>
    <w:rsid w:val="00E62EB6"/>
    <w:rsid w:val="00E6332B"/>
    <w:rsid w:val="00E637CB"/>
    <w:rsid w:val="00E63CE9"/>
    <w:rsid w:val="00E64203"/>
    <w:rsid w:val="00E647F0"/>
    <w:rsid w:val="00E64C0C"/>
    <w:rsid w:val="00E67301"/>
    <w:rsid w:val="00E70BDB"/>
    <w:rsid w:val="00E73B61"/>
    <w:rsid w:val="00E74F48"/>
    <w:rsid w:val="00E75220"/>
    <w:rsid w:val="00E763D6"/>
    <w:rsid w:val="00E80799"/>
    <w:rsid w:val="00E80A69"/>
    <w:rsid w:val="00E84A2C"/>
    <w:rsid w:val="00E868A7"/>
    <w:rsid w:val="00E904D7"/>
    <w:rsid w:val="00E90603"/>
    <w:rsid w:val="00E95466"/>
    <w:rsid w:val="00E95C5E"/>
    <w:rsid w:val="00E9709C"/>
    <w:rsid w:val="00E97A97"/>
    <w:rsid w:val="00EA4758"/>
    <w:rsid w:val="00EA4ED1"/>
    <w:rsid w:val="00EA5398"/>
    <w:rsid w:val="00EA6150"/>
    <w:rsid w:val="00EB0CD5"/>
    <w:rsid w:val="00EB49AA"/>
    <w:rsid w:val="00EB6772"/>
    <w:rsid w:val="00EB67A2"/>
    <w:rsid w:val="00EB758B"/>
    <w:rsid w:val="00EC04FD"/>
    <w:rsid w:val="00EC0596"/>
    <w:rsid w:val="00EC2991"/>
    <w:rsid w:val="00EC31F8"/>
    <w:rsid w:val="00EC333A"/>
    <w:rsid w:val="00EC370A"/>
    <w:rsid w:val="00EC4AE1"/>
    <w:rsid w:val="00EC70C0"/>
    <w:rsid w:val="00EC7302"/>
    <w:rsid w:val="00ED0039"/>
    <w:rsid w:val="00ED06A0"/>
    <w:rsid w:val="00ED0F1C"/>
    <w:rsid w:val="00ED1CCF"/>
    <w:rsid w:val="00ED358E"/>
    <w:rsid w:val="00ED5D76"/>
    <w:rsid w:val="00EE0245"/>
    <w:rsid w:val="00EE1091"/>
    <w:rsid w:val="00EE1190"/>
    <w:rsid w:val="00EE22DD"/>
    <w:rsid w:val="00EE2C96"/>
    <w:rsid w:val="00EE6898"/>
    <w:rsid w:val="00EE6B0E"/>
    <w:rsid w:val="00EF044B"/>
    <w:rsid w:val="00EF2212"/>
    <w:rsid w:val="00EF2A59"/>
    <w:rsid w:val="00EF2D42"/>
    <w:rsid w:val="00EF5738"/>
    <w:rsid w:val="00EF6F58"/>
    <w:rsid w:val="00F01B0A"/>
    <w:rsid w:val="00F01B6E"/>
    <w:rsid w:val="00F02D09"/>
    <w:rsid w:val="00F04CEA"/>
    <w:rsid w:val="00F05954"/>
    <w:rsid w:val="00F0720E"/>
    <w:rsid w:val="00F12BE6"/>
    <w:rsid w:val="00F12EF2"/>
    <w:rsid w:val="00F12F8D"/>
    <w:rsid w:val="00F133EC"/>
    <w:rsid w:val="00F1341C"/>
    <w:rsid w:val="00F1448B"/>
    <w:rsid w:val="00F16C1E"/>
    <w:rsid w:val="00F203E8"/>
    <w:rsid w:val="00F21062"/>
    <w:rsid w:val="00F272E0"/>
    <w:rsid w:val="00F3117A"/>
    <w:rsid w:val="00F32492"/>
    <w:rsid w:val="00F32975"/>
    <w:rsid w:val="00F33459"/>
    <w:rsid w:val="00F33B69"/>
    <w:rsid w:val="00F345FA"/>
    <w:rsid w:val="00F34A05"/>
    <w:rsid w:val="00F352D3"/>
    <w:rsid w:val="00F35401"/>
    <w:rsid w:val="00F357EA"/>
    <w:rsid w:val="00F40F64"/>
    <w:rsid w:val="00F4326F"/>
    <w:rsid w:val="00F4495C"/>
    <w:rsid w:val="00F46491"/>
    <w:rsid w:val="00F529E4"/>
    <w:rsid w:val="00F52E4D"/>
    <w:rsid w:val="00F5482C"/>
    <w:rsid w:val="00F55778"/>
    <w:rsid w:val="00F55B26"/>
    <w:rsid w:val="00F56CAC"/>
    <w:rsid w:val="00F57CBC"/>
    <w:rsid w:val="00F60BF2"/>
    <w:rsid w:val="00F61180"/>
    <w:rsid w:val="00F62339"/>
    <w:rsid w:val="00F62BA9"/>
    <w:rsid w:val="00F6366C"/>
    <w:rsid w:val="00F727D1"/>
    <w:rsid w:val="00F7292C"/>
    <w:rsid w:val="00F72F33"/>
    <w:rsid w:val="00F732A8"/>
    <w:rsid w:val="00F73C3C"/>
    <w:rsid w:val="00F742C3"/>
    <w:rsid w:val="00F76C34"/>
    <w:rsid w:val="00F771C5"/>
    <w:rsid w:val="00F7731A"/>
    <w:rsid w:val="00F8192E"/>
    <w:rsid w:val="00F84713"/>
    <w:rsid w:val="00F87EB0"/>
    <w:rsid w:val="00F9320A"/>
    <w:rsid w:val="00F93443"/>
    <w:rsid w:val="00F93A36"/>
    <w:rsid w:val="00FA0FB7"/>
    <w:rsid w:val="00FA108C"/>
    <w:rsid w:val="00FA1E52"/>
    <w:rsid w:val="00FA3B80"/>
    <w:rsid w:val="00FA4949"/>
    <w:rsid w:val="00FA4AE1"/>
    <w:rsid w:val="00FA7117"/>
    <w:rsid w:val="00FA716E"/>
    <w:rsid w:val="00FA79F9"/>
    <w:rsid w:val="00FA7C52"/>
    <w:rsid w:val="00FB061F"/>
    <w:rsid w:val="00FB0B25"/>
    <w:rsid w:val="00FB222E"/>
    <w:rsid w:val="00FB2E60"/>
    <w:rsid w:val="00FB438A"/>
    <w:rsid w:val="00FB5505"/>
    <w:rsid w:val="00FB6089"/>
    <w:rsid w:val="00FB674A"/>
    <w:rsid w:val="00FB6CAB"/>
    <w:rsid w:val="00FB747C"/>
    <w:rsid w:val="00FC3214"/>
    <w:rsid w:val="00FC423A"/>
    <w:rsid w:val="00FC5EE9"/>
    <w:rsid w:val="00FD308B"/>
    <w:rsid w:val="00FD4D22"/>
    <w:rsid w:val="00FD50D4"/>
    <w:rsid w:val="00FD608D"/>
    <w:rsid w:val="00FD7F80"/>
    <w:rsid w:val="00FE305D"/>
    <w:rsid w:val="00FE4372"/>
    <w:rsid w:val="00FE6091"/>
    <w:rsid w:val="00FE7A3E"/>
    <w:rsid w:val="00FE7E74"/>
    <w:rsid w:val="00FF03E3"/>
    <w:rsid w:val="00FF42EC"/>
    <w:rsid w:val="00FF45C1"/>
    <w:rsid w:val="00FF521A"/>
    <w:rsid w:val="00FF65AA"/>
    <w:rsid w:val="00FF670C"/>
    <w:rsid w:val="010071BF"/>
    <w:rsid w:val="0114DE88"/>
    <w:rsid w:val="01157121"/>
    <w:rsid w:val="01169996"/>
    <w:rsid w:val="01208334"/>
    <w:rsid w:val="014F6FA3"/>
    <w:rsid w:val="0151A6A4"/>
    <w:rsid w:val="015B68FC"/>
    <w:rsid w:val="0168C214"/>
    <w:rsid w:val="016AA509"/>
    <w:rsid w:val="01713DEF"/>
    <w:rsid w:val="017389F2"/>
    <w:rsid w:val="01742FDC"/>
    <w:rsid w:val="017D5215"/>
    <w:rsid w:val="017DFB9B"/>
    <w:rsid w:val="0198E2C7"/>
    <w:rsid w:val="019AF110"/>
    <w:rsid w:val="01A4C0EC"/>
    <w:rsid w:val="01A61D95"/>
    <w:rsid w:val="01B097C7"/>
    <w:rsid w:val="01B20ACC"/>
    <w:rsid w:val="01BE9C6C"/>
    <w:rsid w:val="01C1048D"/>
    <w:rsid w:val="01CB8098"/>
    <w:rsid w:val="01DA2FB3"/>
    <w:rsid w:val="01DC14B2"/>
    <w:rsid w:val="01E47E2D"/>
    <w:rsid w:val="01EEFB47"/>
    <w:rsid w:val="01F022F0"/>
    <w:rsid w:val="01F084E3"/>
    <w:rsid w:val="021574FE"/>
    <w:rsid w:val="0215E04A"/>
    <w:rsid w:val="02197BBE"/>
    <w:rsid w:val="021B8CC8"/>
    <w:rsid w:val="022F3289"/>
    <w:rsid w:val="024CE4C6"/>
    <w:rsid w:val="024E3E8D"/>
    <w:rsid w:val="02528216"/>
    <w:rsid w:val="025F26D4"/>
    <w:rsid w:val="02602B67"/>
    <w:rsid w:val="02678037"/>
    <w:rsid w:val="026DA9B3"/>
    <w:rsid w:val="0275BA20"/>
    <w:rsid w:val="02808A72"/>
    <w:rsid w:val="0282D12C"/>
    <w:rsid w:val="028FB8EA"/>
    <w:rsid w:val="02C043F4"/>
    <w:rsid w:val="02C6622C"/>
    <w:rsid w:val="02E8EC70"/>
    <w:rsid w:val="02FCA5EA"/>
    <w:rsid w:val="02FDE84B"/>
    <w:rsid w:val="0303B3EC"/>
    <w:rsid w:val="030A4A3B"/>
    <w:rsid w:val="03102915"/>
    <w:rsid w:val="0319CBFC"/>
    <w:rsid w:val="031A98B7"/>
    <w:rsid w:val="0323205D"/>
    <w:rsid w:val="032C3137"/>
    <w:rsid w:val="03354B27"/>
    <w:rsid w:val="033E1D42"/>
    <w:rsid w:val="033E7ABE"/>
    <w:rsid w:val="0340AC11"/>
    <w:rsid w:val="0342E856"/>
    <w:rsid w:val="035F0E59"/>
    <w:rsid w:val="036A30A9"/>
    <w:rsid w:val="036C5FDF"/>
    <w:rsid w:val="03746BCA"/>
    <w:rsid w:val="03758AC7"/>
    <w:rsid w:val="03851BDC"/>
    <w:rsid w:val="038C36DF"/>
    <w:rsid w:val="038E0F08"/>
    <w:rsid w:val="038EB12C"/>
    <w:rsid w:val="0394F5ED"/>
    <w:rsid w:val="03C6E3A6"/>
    <w:rsid w:val="03C7480A"/>
    <w:rsid w:val="03CB02EA"/>
    <w:rsid w:val="03CD6AAF"/>
    <w:rsid w:val="03D323AE"/>
    <w:rsid w:val="03E3F780"/>
    <w:rsid w:val="03FE16E4"/>
    <w:rsid w:val="0400E5BC"/>
    <w:rsid w:val="041EA18D"/>
    <w:rsid w:val="0421D727"/>
    <w:rsid w:val="04272FB3"/>
    <w:rsid w:val="04387738"/>
    <w:rsid w:val="0439B4AD"/>
    <w:rsid w:val="043AD97E"/>
    <w:rsid w:val="044EA21A"/>
    <w:rsid w:val="047A04CD"/>
    <w:rsid w:val="048C4F4D"/>
    <w:rsid w:val="048EC207"/>
    <w:rsid w:val="049F800B"/>
    <w:rsid w:val="04A2996C"/>
    <w:rsid w:val="04A39AAA"/>
    <w:rsid w:val="04C2C562"/>
    <w:rsid w:val="04C59073"/>
    <w:rsid w:val="04C6BE68"/>
    <w:rsid w:val="04EEF68D"/>
    <w:rsid w:val="04FBECBE"/>
    <w:rsid w:val="0501D5AE"/>
    <w:rsid w:val="0503D364"/>
    <w:rsid w:val="05085C53"/>
    <w:rsid w:val="05087DDB"/>
    <w:rsid w:val="050C2591"/>
    <w:rsid w:val="051CF94A"/>
    <w:rsid w:val="05289DBF"/>
    <w:rsid w:val="053DC3D3"/>
    <w:rsid w:val="05524A75"/>
    <w:rsid w:val="05533822"/>
    <w:rsid w:val="056A76B3"/>
    <w:rsid w:val="05712B7C"/>
    <w:rsid w:val="059C9CBD"/>
    <w:rsid w:val="05D1E337"/>
    <w:rsid w:val="05D441E6"/>
    <w:rsid w:val="05E651A8"/>
    <w:rsid w:val="0629DB7E"/>
    <w:rsid w:val="062FC8E0"/>
    <w:rsid w:val="06323843"/>
    <w:rsid w:val="063A9FA5"/>
    <w:rsid w:val="0651ED7A"/>
    <w:rsid w:val="06521506"/>
    <w:rsid w:val="06523979"/>
    <w:rsid w:val="066C3F65"/>
    <w:rsid w:val="0670EB6E"/>
    <w:rsid w:val="0695595A"/>
    <w:rsid w:val="069A6E2E"/>
    <w:rsid w:val="06B4115D"/>
    <w:rsid w:val="06C29BBB"/>
    <w:rsid w:val="06E5D667"/>
    <w:rsid w:val="06E68D64"/>
    <w:rsid w:val="06E90C10"/>
    <w:rsid w:val="06EBDDBC"/>
    <w:rsid w:val="07018F2F"/>
    <w:rsid w:val="070549C0"/>
    <w:rsid w:val="070F2526"/>
    <w:rsid w:val="07101C1D"/>
    <w:rsid w:val="071382DA"/>
    <w:rsid w:val="071C3CB0"/>
    <w:rsid w:val="0724C9CF"/>
    <w:rsid w:val="07292775"/>
    <w:rsid w:val="072CAE20"/>
    <w:rsid w:val="074E5BFC"/>
    <w:rsid w:val="0753F08A"/>
    <w:rsid w:val="07596252"/>
    <w:rsid w:val="07639084"/>
    <w:rsid w:val="07669979"/>
    <w:rsid w:val="0769872F"/>
    <w:rsid w:val="07801D78"/>
    <w:rsid w:val="079F9EC9"/>
    <w:rsid w:val="07B1A58F"/>
    <w:rsid w:val="07BF7FE8"/>
    <w:rsid w:val="07D3FCF1"/>
    <w:rsid w:val="07DD491E"/>
    <w:rsid w:val="07FFEF75"/>
    <w:rsid w:val="080CE30D"/>
    <w:rsid w:val="080FE2FD"/>
    <w:rsid w:val="08118E65"/>
    <w:rsid w:val="081701D4"/>
    <w:rsid w:val="0823F015"/>
    <w:rsid w:val="0837D0C6"/>
    <w:rsid w:val="08452DD7"/>
    <w:rsid w:val="0845508A"/>
    <w:rsid w:val="0846FABA"/>
    <w:rsid w:val="0847AE40"/>
    <w:rsid w:val="0848F7FA"/>
    <w:rsid w:val="084DAB1C"/>
    <w:rsid w:val="0852398C"/>
    <w:rsid w:val="08720F6B"/>
    <w:rsid w:val="08730DE8"/>
    <w:rsid w:val="087DBDB8"/>
    <w:rsid w:val="088C4949"/>
    <w:rsid w:val="088ED093"/>
    <w:rsid w:val="08BC69DC"/>
    <w:rsid w:val="08D0B326"/>
    <w:rsid w:val="08D142A7"/>
    <w:rsid w:val="08D65602"/>
    <w:rsid w:val="08D7343A"/>
    <w:rsid w:val="08D9128C"/>
    <w:rsid w:val="08DC70DE"/>
    <w:rsid w:val="08E4D7C2"/>
    <w:rsid w:val="08E644A2"/>
    <w:rsid w:val="08FC88C7"/>
    <w:rsid w:val="08FD9B78"/>
    <w:rsid w:val="0901729F"/>
    <w:rsid w:val="0918D53F"/>
    <w:rsid w:val="091CBC7A"/>
    <w:rsid w:val="092807DB"/>
    <w:rsid w:val="0929EA9A"/>
    <w:rsid w:val="09426A2E"/>
    <w:rsid w:val="0949185B"/>
    <w:rsid w:val="096852A7"/>
    <w:rsid w:val="096B4FF6"/>
    <w:rsid w:val="098A87D0"/>
    <w:rsid w:val="098DA871"/>
    <w:rsid w:val="0994264C"/>
    <w:rsid w:val="09AC34AB"/>
    <w:rsid w:val="09AC7D8E"/>
    <w:rsid w:val="09BAEA64"/>
    <w:rsid w:val="09C3CEBE"/>
    <w:rsid w:val="09C9D618"/>
    <w:rsid w:val="09D3427A"/>
    <w:rsid w:val="09F8EF7F"/>
    <w:rsid w:val="0A2385F1"/>
    <w:rsid w:val="0A24BB58"/>
    <w:rsid w:val="0A3CA853"/>
    <w:rsid w:val="0A408961"/>
    <w:rsid w:val="0A4962DB"/>
    <w:rsid w:val="0A4D199C"/>
    <w:rsid w:val="0A4F5869"/>
    <w:rsid w:val="0A561319"/>
    <w:rsid w:val="0A5D9AFD"/>
    <w:rsid w:val="0A6909C0"/>
    <w:rsid w:val="0A8199AA"/>
    <w:rsid w:val="0A887013"/>
    <w:rsid w:val="0A8C0427"/>
    <w:rsid w:val="0A955DBC"/>
    <w:rsid w:val="0AA09DBE"/>
    <w:rsid w:val="0AA26A95"/>
    <w:rsid w:val="0AA35C35"/>
    <w:rsid w:val="0AE92F92"/>
    <w:rsid w:val="0AEA618D"/>
    <w:rsid w:val="0AF21C29"/>
    <w:rsid w:val="0AF5D1F6"/>
    <w:rsid w:val="0AF77030"/>
    <w:rsid w:val="0B0BB584"/>
    <w:rsid w:val="0B1F6840"/>
    <w:rsid w:val="0B26DE2B"/>
    <w:rsid w:val="0B2A2D37"/>
    <w:rsid w:val="0B3895B1"/>
    <w:rsid w:val="0B526589"/>
    <w:rsid w:val="0B562658"/>
    <w:rsid w:val="0B6D76D0"/>
    <w:rsid w:val="0B88FA59"/>
    <w:rsid w:val="0B8AE6FE"/>
    <w:rsid w:val="0B9A6BC4"/>
    <w:rsid w:val="0BAAAC4C"/>
    <w:rsid w:val="0BE61FC0"/>
    <w:rsid w:val="0BE7275F"/>
    <w:rsid w:val="0BEED037"/>
    <w:rsid w:val="0BFABC02"/>
    <w:rsid w:val="0C0ED4FC"/>
    <w:rsid w:val="0C0F3323"/>
    <w:rsid w:val="0C173389"/>
    <w:rsid w:val="0C24D85D"/>
    <w:rsid w:val="0C3579A3"/>
    <w:rsid w:val="0C3AE1F2"/>
    <w:rsid w:val="0C3F69FF"/>
    <w:rsid w:val="0C44551E"/>
    <w:rsid w:val="0C5A8823"/>
    <w:rsid w:val="0C5FB322"/>
    <w:rsid w:val="0C620F0B"/>
    <w:rsid w:val="0C754EAF"/>
    <w:rsid w:val="0C7F9A96"/>
    <w:rsid w:val="0C807102"/>
    <w:rsid w:val="0CB1AF4A"/>
    <w:rsid w:val="0CBECFF0"/>
    <w:rsid w:val="0CCABAE7"/>
    <w:rsid w:val="0CD0A23F"/>
    <w:rsid w:val="0CD0D0FF"/>
    <w:rsid w:val="0CEAF9EA"/>
    <w:rsid w:val="0CEEB34E"/>
    <w:rsid w:val="0D226E73"/>
    <w:rsid w:val="0D4A0B23"/>
    <w:rsid w:val="0D502E19"/>
    <w:rsid w:val="0D535566"/>
    <w:rsid w:val="0D58A536"/>
    <w:rsid w:val="0D5ADFB1"/>
    <w:rsid w:val="0D5E1A44"/>
    <w:rsid w:val="0D61897C"/>
    <w:rsid w:val="0D66A277"/>
    <w:rsid w:val="0D79D2B6"/>
    <w:rsid w:val="0D84FB79"/>
    <w:rsid w:val="0D8FDE7D"/>
    <w:rsid w:val="0DB7E5D4"/>
    <w:rsid w:val="0DBB0F68"/>
    <w:rsid w:val="0DC79D1F"/>
    <w:rsid w:val="0DD95D60"/>
    <w:rsid w:val="0DDA0B57"/>
    <w:rsid w:val="0DFBEBE6"/>
    <w:rsid w:val="0DFCA2A5"/>
    <w:rsid w:val="0DFF28CE"/>
    <w:rsid w:val="0E0941C3"/>
    <w:rsid w:val="0E1951F6"/>
    <w:rsid w:val="0E2CAD3F"/>
    <w:rsid w:val="0E30F3B2"/>
    <w:rsid w:val="0E32A207"/>
    <w:rsid w:val="0E355E75"/>
    <w:rsid w:val="0E39E578"/>
    <w:rsid w:val="0E3BE7FA"/>
    <w:rsid w:val="0E5BF7FB"/>
    <w:rsid w:val="0EA9AA7C"/>
    <w:rsid w:val="0EAA47A5"/>
    <w:rsid w:val="0EAD138A"/>
    <w:rsid w:val="0EB46544"/>
    <w:rsid w:val="0EB5082F"/>
    <w:rsid w:val="0ED13053"/>
    <w:rsid w:val="0EFD0D33"/>
    <w:rsid w:val="0EFEACC1"/>
    <w:rsid w:val="0F021637"/>
    <w:rsid w:val="0F02E08E"/>
    <w:rsid w:val="0F152D0A"/>
    <w:rsid w:val="0F18D6DA"/>
    <w:rsid w:val="0F1AD124"/>
    <w:rsid w:val="0F2CA330"/>
    <w:rsid w:val="0F3623B1"/>
    <w:rsid w:val="0F485410"/>
    <w:rsid w:val="0F5C0564"/>
    <w:rsid w:val="0F5C819E"/>
    <w:rsid w:val="0F67E24C"/>
    <w:rsid w:val="0F7E5D07"/>
    <w:rsid w:val="0F855BD3"/>
    <w:rsid w:val="0F8D681B"/>
    <w:rsid w:val="0FA0D582"/>
    <w:rsid w:val="0FA7267F"/>
    <w:rsid w:val="0FB9FF99"/>
    <w:rsid w:val="0FBCB731"/>
    <w:rsid w:val="0FBE6BCE"/>
    <w:rsid w:val="0FC749CB"/>
    <w:rsid w:val="0FD8690C"/>
    <w:rsid w:val="0FEDA14A"/>
    <w:rsid w:val="1005D43B"/>
    <w:rsid w:val="10271568"/>
    <w:rsid w:val="1033DC61"/>
    <w:rsid w:val="10385B8D"/>
    <w:rsid w:val="1049EAA2"/>
    <w:rsid w:val="104C2879"/>
    <w:rsid w:val="104FA00A"/>
    <w:rsid w:val="105ACE87"/>
    <w:rsid w:val="10633837"/>
    <w:rsid w:val="10756007"/>
    <w:rsid w:val="107D8E74"/>
    <w:rsid w:val="108702E9"/>
    <w:rsid w:val="10870E56"/>
    <w:rsid w:val="1094FD1C"/>
    <w:rsid w:val="109AAAE7"/>
    <w:rsid w:val="10BC4638"/>
    <w:rsid w:val="10D46CBC"/>
    <w:rsid w:val="10DA59AD"/>
    <w:rsid w:val="10F62316"/>
    <w:rsid w:val="10F7E2A6"/>
    <w:rsid w:val="10F895E3"/>
    <w:rsid w:val="11050B5D"/>
    <w:rsid w:val="110C18B2"/>
    <w:rsid w:val="11107C4D"/>
    <w:rsid w:val="1121AC05"/>
    <w:rsid w:val="112A47AF"/>
    <w:rsid w:val="114BE042"/>
    <w:rsid w:val="116FD4CE"/>
    <w:rsid w:val="117B3946"/>
    <w:rsid w:val="119B6365"/>
    <w:rsid w:val="119E9C0A"/>
    <w:rsid w:val="11A6741D"/>
    <w:rsid w:val="11A8FC3C"/>
    <w:rsid w:val="11B9A2FF"/>
    <w:rsid w:val="11C01989"/>
    <w:rsid w:val="11D20BB4"/>
    <w:rsid w:val="11E4817B"/>
    <w:rsid w:val="11E58458"/>
    <w:rsid w:val="11FAFF4D"/>
    <w:rsid w:val="11FD1CF8"/>
    <w:rsid w:val="121B703B"/>
    <w:rsid w:val="122E1E5E"/>
    <w:rsid w:val="1252D248"/>
    <w:rsid w:val="1252DAE5"/>
    <w:rsid w:val="1256991A"/>
    <w:rsid w:val="127418F6"/>
    <w:rsid w:val="1288772F"/>
    <w:rsid w:val="12923D93"/>
    <w:rsid w:val="129A950E"/>
    <w:rsid w:val="12CA9652"/>
    <w:rsid w:val="12CD24B5"/>
    <w:rsid w:val="12EC41B3"/>
    <w:rsid w:val="12F23AC9"/>
    <w:rsid w:val="12F25FED"/>
    <w:rsid w:val="13029E6D"/>
    <w:rsid w:val="1304457C"/>
    <w:rsid w:val="130A6CD6"/>
    <w:rsid w:val="131D9E88"/>
    <w:rsid w:val="132AD5BC"/>
    <w:rsid w:val="134FEFC3"/>
    <w:rsid w:val="13527F79"/>
    <w:rsid w:val="137D60F3"/>
    <w:rsid w:val="138D2565"/>
    <w:rsid w:val="1393DF00"/>
    <w:rsid w:val="13A706E7"/>
    <w:rsid w:val="13AFAD3E"/>
    <w:rsid w:val="13B002C9"/>
    <w:rsid w:val="13B05FB3"/>
    <w:rsid w:val="13B25DC6"/>
    <w:rsid w:val="13B52F36"/>
    <w:rsid w:val="13C96EB5"/>
    <w:rsid w:val="13DD072D"/>
    <w:rsid w:val="13DE5FAD"/>
    <w:rsid w:val="13E3DB36"/>
    <w:rsid w:val="1408A27D"/>
    <w:rsid w:val="140F4280"/>
    <w:rsid w:val="1411B106"/>
    <w:rsid w:val="1424F58B"/>
    <w:rsid w:val="142C98C2"/>
    <w:rsid w:val="143F6A6E"/>
    <w:rsid w:val="144DD9AE"/>
    <w:rsid w:val="1456576F"/>
    <w:rsid w:val="14593C27"/>
    <w:rsid w:val="145A3BFB"/>
    <w:rsid w:val="146365DD"/>
    <w:rsid w:val="147A97A2"/>
    <w:rsid w:val="14923E1A"/>
    <w:rsid w:val="1492B1D2"/>
    <w:rsid w:val="1495F482"/>
    <w:rsid w:val="149A1795"/>
    <w:rsid w:val="14A9F933"/>
    <w:rsid w:val="14C4A791"/>
    <w:rsid w:val="14D597B7"/>
    <w:rsid w:val="14F9CC82"/>
    <w:rsid w:val="14FCFD59"/>
    <w:rsid w:val="15007EC4"/>
    <w:rsid w:val="15079CE2"/>
    <w:rsid w:val="150C3547"/>
    <w:rsid w:val="1510306E"/>
    <w:rsid w:val="151C86DC"/>
    <w:rsid w:val="1525E664"/>
    <w:rsid w:val="1526D231"/>
    <w:rsid w:val="154C3C8A"/>
    <w:rsid w:val="15675D32"/>
    <w:rsid w:val="157286BB"/>
    <w:rsid w:val="157F117E"/>
    <w:rsid w:val="15B6F8FF"/>
    <w:rsid w:val="15DC14B3"/>
    <w:rsid w:val="15F8ACD7"/>
    <w:rsid w:val="161BB732"/>
    <w:rsid w:val="161CCFB9"/>
    <w:rsid w:val="162B1A7E"/>
    <w:rsid w:val="16387E2F"/>
    <w:rsid w:val="163E82E7"/>
    <w:rsid w:val="1645294C"/>
    <w:rsid w:val="1656FC7D"/>
    <w:rsid w:val="16654CAD"/>
    <w:rsid w:val="16696FFA"/>
    <w:rsid w:val="167E7E26"/>
    <w:rsid w:val="168580B4"/>
    <w:rsid w:val="168656FD"/>
    <w:rsid w:val="168B05CA"/>
    <w:rsid w:val="1698B0D5"/>
    <w:rsid w:val="16A5169F"/>
    <w:rsid w:val="16A651B8"/>
    <w:rsid w:val="16AA8F1C"/>
    <w:rsid w:val="16AF3338"/>
    <w:rsid w:val="16B1FA1E"/>
    <w:rsid w:val="16C2A292"/>
    <w:rsid w:val="16C3DD13"/>
    <w:rsid w:val="16CD04E7"/>
    <w:rsid w:val="16D21FB6"/>
    <w:rsid w:val="16E6C64F"/>
    <w:rsid w:val="16F2088C"/>
    <w:rsid w:val="16F96850"/>
    <w:rsid w:val="17035CC9"/>
    <w:rsid w:val="17057031"/>
    <w:rsid w:val="1715D627"/>
    <w:rsid w:val="17175C85"/>
    <w:rsid w:val="172D3E97"/>
    <w:rsid w:val="177183DF"/>
    <w:rsid w:val="178C9C91"/>
    <w:rsid w:val="179725B1"/>
    <w:rsid w:val="179D8F16"/>
    <w:rsid w:val="17A7E31E"/>
    <w:rsid w:val="17A8A670"/>
    <w:rsid w:val="17A8AC62"/>
    <w:rsid w:val="17A9D5CB"/>
    <w:rsid w:val="17B272BF"/>
    <w:rsid w:val="17B50512"/>
    <w:rsid w:val="17B68E3F"/>
    <w:rsid w:val="17C80A04"/>
    <w:rsid w:val="17DF57D0"/>
    <w:rsid w:val="17F81E39"/>
    <w:rsid w:val="17F8EF40"/>
    <w:rsid w:val="17FADEDB"/>
    <w:rsid w:val="17FB3ED3"/>
    <w:rsid w:val="17FC87C2"/>
    <w:rsid w:val="17FF1563"/>
    <w:rsid w:val="18048D40"/>
    <w:rsid w:val="1809DF75"/>
    <w:rsid w:val="180AA4E9"/>
    <w:rsid w:val="180C8A69"/>
    <w:rsid w:val="1818AA14"/>
    <w:rsid w:val="1853D0B8"/>
    <w:rsid w:val="18555696"/>
    <w:rsid w:val="1859E0E8"/>
    <w:rsid w:val="185E72F3"/>
    <w:rsid w:val="186C4AAF"/>
    <w:rsid w:val="188D6E14"/>
    <w:rsid w:val="18AC4712"/>
    <w:rsid w:val="18B428AF"/>
    <w:rsid w:val="18B72141"/>
    <w:rsid w:val="18E43F4A"/>
    <w:rsid w:val="18EF01C6"/>
    <w:rsid w:val="18F0E1D7"/>
    <w:rsid w:val="18F7324E"/>
    <w:rsid w:val="19068CE4"/>
    <w:rsid w:val="191B4EAD"/>
    <w:rsid w:val="1920FE0A"/>
    <w:rsid w:val="1923FB4B"/>
    <w:rsid w:val="192C518A"/>
    <w:rsid w:val="19374DA9"/>
    <w:rsid w:val="19402FE4"/>
    <w:rsid w:val="1941753F"/>
    <w:rsid w:val="194B648C"/>
    <w:rsid w:val="1951D89E"/>
    <w:rsid w:val="1954692F"/>
    <w:rsid w:val="195C8D5A"/>
    <w:rsid w:val="1964B41C"/>
    <w:rsid w:val="196A2AE3"/>
    <w:rsid w:val="1972C89F"/>
    <w:rsid w:val="197661ED"/>
    <w:rsid w:val="19820904"/>
    <w:rsid w:val="19829E88"/>
    <w:rsid w:val="1982FCA6"/>
    <w:rsid w:val="1994BFA1"/>
    <w:rsid w:val="19A82E61"/>
    <w:rsid w:val="19AA2B17"/>
    <w:rsid w:val="19AE65AF"/>
    <w:rsid w:val="19AE77BD"/>
    <w:rsid w:val="19C562FD"/>
    <w:rsid w:val="19D88B0D"/>
    <w:rsid w:val="19DCE198"/>
    <w:rsid w:val="19EF3951"/>
    <w:rsid w:val="19F2ED46"/>
    <w:rsid w:val="19F6B5BC"/>
    <w:rsid w:val="1A0C47C7"/>
    <w:rsid w:val="1A18ED48"/>
    <w:rsid w:val="1A240315"/>
    <w:rsid w:val="1A2B9238"/>
    <w:rsid w:val="1A394B5C"/>
    <w:rsid w:val="1A3A188D"/>
    <w:rsid w:val="1A3F2D61"/>
    <w:rsid w:val="1A408C09"/>
    <w:rsid w:val="1A5121DB"/>
    <w:rsid w:val="1A5EBE8A"/>
    <w:rsid w:val="1A726B0D"/>
    <w:rsid w:val="1A8340BA"/>
    <w:rsid w:val="1AA4D2E2"/>
    <w:rsid w:val="1AB8C149"/>
    <w:rsid w:val="1ABD7C0E"/>
    <w:rsid w:val="1ADF57CB"/>
    <w:rsid w:val="1B0772DC"/>
    <w:rsid w:val="1B1767A5"/>
    <w:rsid w:val="1B3B454C"/>
    <w:rsid w:val="1B4142CE"/>
    <w:rsid w:val="1B51A518"/>
    <w:rsid w:val="1B52D95A"/>
    <w:rsid w:val="1B5518D5"/>
    <w:rsid w:val="1B55391A"/>
    <w:rsid w:val="1B645A8C"/>
    <w:rsid w:val="1B6D06C8"/>
    <w:rsid w:val="1B745B6E"/>
    <w:rsid w:val="1B9148B4"/>
    <w:rsid w:val="1BB22F8D"/>
    <w:rsid w:val="1BB53DC1"/>
    <w:rsid w:val="1BD59BDE"/>
    <w:rsid w:val="1BE9474A"/>
    <w:rsid w:val="1BEBD55A"/>
    <w:rsid w:val="1BEF9C68"/>
    <w:rsid w:val="1BF0AFE5"/>
    <w:rsid w:val="1BFFCB42"/>
    <w:rsid w:val="1C0EFD79"/>
    <w:rsid w:val="1C13E3B6"/>
    <w:rsid w:val="1C20B4CF"/>
    <w:rsid w:val="1C25CF8D"/>
    <w:rsid w:val="1C313B88"/>
    <w:rsid w:val="1C41DBDF"/>
    <w:rsid w:val="1C499BEF"/>
    <w:rsid w:val="1C4B7313"/>
    <w:rsid w:val="1C6438EA"/>
    <w:rsid w:val="1C79AD20"/>
    <w:rsid w:val="1C81C095"/>
    <w:rsid w:val="1C878379"/>
    <w:rsid w:val="1C8BC2D2"/>
    <w:rsid w:val="1C9815D8"/>
    <w:rsid w:val="1CB33806"/>
    <w:rsid w:val="1CBC2EAD"/>
    <w:rsid w:val="1CC50E2F"/>
    <w:rsid w:val="1CD81B01"/>
    <w:rsid w:val="1CEA45F7"/>
    <w:rsid w:val="1CF10743"/>
    <w:rsid w:val="1CFEEA4F"/>
    <w:rsid w:val="1D4821B3"/>
    <w:rsid w:val="1D755124"/>
    <w:rsid w:val="1D89781E"/>
    <w:rsid w:val="1D8A4267"/>
    <w:rsid w:val="1D8B10A4"/>
    <w:rsid w:val="1D8F9CDE"/>
    <w:rsid w:val="1D992649"/>
    <w:rsid w:val="1DA1D3C3"/>
    <w:rsid w:val="1DAA9D24"/>
    <w:rsid w:val="1DAFF194"/>
    <w:rsid w:val="1DBA3085"/>
    <w:rsid w:val="1DC1DB8A"/>
    <w:rsid w:val="1DC64E4D"/>
    <w:rsid w:val="1DC7E16F"/>
    <w:rsid w:val="1DD61B64"/>
    <w:rsid w:val="1E21F1AF"/>
    <w:rsid w:val="1E28100F"/>
    <w:rsid w:val="1E342A0A"/>
    <w:rsid w:val="1E55CD78"/>
    <w:rsid w:val="1E599AD3"/>
    <w:rsid w:val="1E5CAF43"/>
    <w:rsid w:val="1E5F4AF9"/>
    <w:rsid w:val="1E6A1036"/>
    <w:rsid w:val="1E889235"/>
    <w:rsid w:val="1E8C0E8D"/>
    <w:rsid w:val="1E90C217"/>
    <w:rsid w:val="1E9639D2"/>
    <w:rsid w:val="1E9D420F"/>
    <w:rsid w:val="1ECF38BA"/>
    <w:rsid w:val="1EDDDA98"/>
    <w:rsid w:val="1EF35071"/>
    <w:rsid w:val="1EF62923"/>
    <w:rsid w:val="1EF8117C"/>
    <w:rsid w:val="1EF8F15C"/>
    <w:rsid w:val="1F0763FA"/>
    <w:rsid w:val="1F1CCDB1"/>
    <w:rsid w:val="1F247CD3"/>
    <w:rsid w:val="1F27EF9B"/>
    <w:rsid w:val="1F284F2D"/>
    <w:rsid w:val="1F2FEA9B"/>
    <w:rsid w:val="1F384763"/>
    <w:rsid w:val="1F521C65"/>
    <w:rsid w:val="1F63F66D"/>
    <w:rsid w:val="1F666560"/>
    <w:rsid w:val="1F7A3E5F"/>
    <w:rsid w:val="1F7AC5AC"/>
    <w:rsid w:val="1F989EB1"/>
    <w:rsid w:val="1F990325"/>
    <w:rsid w:val="1F9ECE09"/>
    <w:rsid w:val="1FB02586"/>
    <w:rsid w:val="1FB8227F"/>
    <w:rsid w:val="1FB96157"/>
    <w:rsid w:val="1FC468F1"/>
    <w:rsid w:val="1FC6388F"/>
    <w:rsid w:val="1FD32C31"/>
    <w:rsid w:val="1FD9EAC7"/>
    <w:rsid w:val="1FE2FAF2"/>
    <w:rsid w:val="1FE3F571"/>
    <w:rsid w:val="20173C85"/>
    <w:rsid w:val="20288B2C"/>
    <w:rsid w:val="208D27A8"/>
    <w:rsid w:val="2093E988"/>
    <w:rsid w:val="20A18CCB"/>
    <w:rsid w:val="20BB75C9"/>
    <w:rsid w:val="20C003A0"/>
    <w:rsid w:val="20C5161B"/>
    <w:rsid w:val="20C8CDDF"/>
    <w:rsid w:val="20CA5CD7"/>
    <w:rsid w:val="20E90D64"/>
    <w:rsid w:val="20EDBFAE"/>
    <w:rsid w:val="210235C1"/>
    <w:rsid w:val="2103B9A8"/>
    <w:rsid w:val="2107225C"/>
    <w:rsid w:val="210FCBF7"/>
    <w:rsid w:val="21343ECA"/>
    <w:rsid w:val="2153BB34"/>
    <w:rsid w:val="2156BF4C"/>
    <w:rsid w:val="216CAAA3"/>
    <w:rsid w:val="21749D4B"/>
    <w:rsid w:val="217C65EA"/>
    <w:rsid w:val="2180ACB6"/>
    <w:rsid w:val="21972F76"/>
    <w:rsid w:val="219A01E5"/>
    <w:rsid w:val="219E56B7"/>
    <w:rsid w:val="21BE0083"/>
    <w:rsid w:val="21C00F33"/>
    <w:rsid w:val="21C587F6"/>
    <w:rsid w:val="21E2FBF8"/>
    <w:rsid w:val="21E33301"/>
    <w:rsid w:val="22100EFC"/>
    <w:rsid w:val="22182E58"/>
    <w:rsid w:val="222C94E3"/>
    <w:rsid w:val="22377025"/>
    <w:rsid w:val="22450642"/>
    <w:rsid w:val="224E45D9"/>
    <w:rsid w:val="22614496"/>
    <w:rsid w:val="2267924E"/>
    <w:rsid w:val="227B8B55"/>
    <w:rsid w:val="229CA1C0"/>
    <w:rsid w:val="22A67CEC"/>
    <w:rsid w:val="22D440A5"/>
    <w:rsid w:val="22DDC4D9"/>
    <w:rsid w:val="22EE9D4F"/>
    <w:rsid w:val="22EF6B15"/>
    <w:rsid w:val="22F6776C"/>
    <w:rsid w:val="22FFD5A5"/>
    <w:rsid w:val="2307677D"/>
    <w:rsid w:val="2307D896"/>
    <w:rsid w:val="230CB43B"/>
    <w:rsid w:val="230D60CC"/>
    <w:rsid w:val="2310163E"/>
    <w:rsid w:val="231C7D17"/>
    <w:rsid w:val="232E6CD4"/>
    <w:rsid w:val="23471277"/>
    <w:rsid w:val="2349F978"/>
    <w:rsid w:val="234CA083"/>
    <w:rsid w:val="234FB015"/>
    <w:rsid w:val="2356450F"/>
    <w:rsid w:val="237ADB77"/>
    <w:rsid w:val="2388FEA3"/>
    <w:rsid w:val="2394A65A"/>
    <w:rsid w:val="2398513E"/>
    <w:rsid w:val="239B251C"/>
    <w:rsid w:val="23AF1123"/>
    <w:rsid w:val="23BFF280"/>
    <w:rsid w:val="23D6A0B6"/>
    <w:rsid w:val="23E0A83A"/>
    <w:rsid w:val="23EFE4C5"/>
    <w:rsid w:val="23FF653C"/>
    <w:rsid w:val="2400C82E"/>
    <w:rsid w:val="2404DA68"/>
    <w:rsid w:val="240F60C4"/>
    <w:rsid w:val="242E0951"/>
    <w:rsid w:val="2431C8AB"/>
    <w:rsid w:val="24511F93"/>
    <w:rsid w:val="24571E91"/>
    <w:rsid w:val="245B4687"/>
    <w:rsid w:val="245CCADD"/>
    <w:rsid w:val="2469FD5A"/>
    <w:rsid w:val="2470141D"/>
    <w:rsid w:val="247A56B7"/>
    <w:rsid w:val="248AFF47"/>
    <w:rsid w:val="2492C4E5"/>
    <w:rsid w:val="24A7679D"/>
    <w:rsid w:val="24A99749"/>
    <w:rsid w:val="24AE55EF"/>
    <w:rsid w:val="24B2D565"/>
    <w:rsid w:val="24C4BFBB"/>
    <w:rsid w:val="24D54B13"/>
    <w:rsid w:val="24E011B6"/>
    <w:rsid w:val="2513B5C9"/>
    <w:rsid w:val="2519AA8A"/>
    <w:rsid w:val="25218C7D"/>
    <w:rsid w:val="253058BE"/>
    <w:rsid w:val="253FEA98"/>
    <w:rsid w:val="2541D84D"/>
    <w:rsid w:val="254BDF04"/>
    <w:rsid w:val="256F2916"/>
    <w:rsid w:val="258A6007"/>
    <w:rsid w:val="259E3E2E"/>
    <w:rsid w:val="25A1134A"/>
    <w:rsid w:val="25AC980D"/>
    <w:rsid w:val="25B60B42"/>
    <w:rsid w:val="25B9DBB6"/>
    <w:rsid w:val="25E926CF"/>
    <w:rsid w:val="25E95838"/>
    <w:rsid w:val="25EF3AA4"/>
    <w:rsid w:val="25FA698B"/>
    <w:rsid w:val="25FF973D"/>
    <w:rsid w:val="2609E1A8"/>
    <w:rsid w:val="2609E69A"/>
    <w:rsid w:val="262B2024"/>
    <w:rsid w:val="264A51FD"/>
    <w:rsid w:val="264BBEA2"/>
    <w:rsid w:val="264E94BF"/>
    <w:rsid w:val="26A70D33"/>
    <w:rsid w:val="26A853F4"/>
    <w:rsid w:val="26BA5801"/>
    <w:rsid w:val="26BFDC5B"/>
    <w:rsid w:val="26CB4157"/>
    <w:rsid w:val="26D53672"/>
    <w:rsid w:val="26EF528E"/>
    <w:rsid w:val="26F5A1F3"/>
    <w:rsid w:val="26F753C8"/>
    <w:rsid w:val="27635BF1"/>
    <w:rsid w:val="276F2314"/>
    <w:rsid w:val="2770560B"/>
    <w:rsid w:val="277D2B0A"/>
    <w:rsid w:val="2796174C"/>
    <w:rsid w:val="27A3E109"/>
    <w:rsid w:val="27A862A0"/>
    <w:rsid w:val="27AC5979"/>
    <w:rsid w:val="27C2215C"/>
    <w:rsid w:val="27D55A63"/>
    <w:rsid w:val="27F3F99D"/>
    <w:rsid w:val="27F51477"/>
    <w:rsid w:val="28029C85"/>
    <w:rsid w:val="280B62D6"/>
    <w:rsid w:val="2822D3B2"/>
    <w:rsid w:val="2825D46F"/>
    <w:rsid w:val="285F5E88"/>
    <w:rsid w:val="286C232E"/>
    <w:rsid w:val="2874AB85"/>
    <w:rsid w:val="2876D108"/>
    <w:rsid w:val="288A15BD"/>
    <w:rsid w:val="288AA026"/>
    <w:rsid w:val="288F0DE4"/>
    <w:rsid w:val="28A25213"/>
    <w:rsid w:val="28AB8BF9"/>
    <w:rsid w:val="28AE6D7E"/>
    <w:rsid w:val="28CA6CD3"/>
    <w:rsid w:val="28D8A5ED"/>
    <w:rsid w:val="28DEC4FF"/>
    <w:rsid w:val="28E0052B"/>
    <w:rsid w:val="28E2F3DF"/>
    <w:rsid w:val="28E9958C"/>
    <w:rsid w:val="2907EAFD"/>
    <w:rsid w:val="292AFAD0"/>
    <w:rsid w:val="292F72B2"/>
    <w:rsid w:val="29428520"/>
    <w:rsid w:val="29449BA7"/>
    <w:rsid w:val="2952114E"/>
    <w:rsid w:val="29601DAE"/>
    <w:rsid w:val="296B0BE8"/>
    <w:rsid w:val="2971FD39"/>
    <w:rsid w:val="297D35A5"/>
    <w:rsid w:val="298A0A7A"/>
    <w:rsid w:val="298D5E32"/>
    <w:rsid w:val="299FC792"/>
    <w:rsid w:val="29B7C716"/>
    <w:rsid w:val="29C5D230"/>
    <w:rsid w:val="29D760C6"/>
    <w:rsid w:val="29DB32C6"/>
    <w:rsid w:val="29DE6E71"/>
    <w:rsid w:val="29EED25C"/>
    <w:rsid w:val="29F1B9CC"/>
    <w:rsid w:val="2A0A3486"/>
    <w:rsid w:val="2A1377A8"/>
    <w:rsid w:val="2A31E9F6"/>
    <w:rsid w:val="2A4C9E60"/>
    <w:rsid w:val="2A5431D2"/>
    <w:rsid w:val="2A54C695"/>
    <w:rsid w:val="2A66335B"/>
    <w:rsid w:val="2A70C5C7"/>
    <w:rsid w:val="2A791F72"/>
    <w:rsid w:val="2A86FC35"/>
    <w:rsid w:val="2A8C4B09"/>
    <w:rsid w:val="2AB00A2E"/>
    <w:rsid w:val="2ABA1E4E"/>
    <w:rsid w:val="2AC0E8BC"/>
    <w:rsid w:val="2AD746E1"/>
    <w:rsid w:val="2AD77641"/>
    <w:rsid w:val="2ADA4CAC"/>
    <w:rsid w:val="2ADF05CC"/>
    <w:rsid w:val="2AE8B334"/>
    <w:rsid w:val="2AEB01B4"/>
    <w:rsid w:val="2AEFD8C0"/>
    <w:rsid w:val="2B27F4F3"/>
    <w:rsid w:val="2B2F5693"/>
    <w:rsid w:val="2B3B27CA"/>
    <w:rsid w:val="2B3EE802"/>
    <w:rsid w:val="2B40702E"/>
    <w:rsid w:val="2B40C42F"/>
    <w:rsid w:val="2B42C88D"/>
    <w:rsid w:val="2B4785E3"/>
    <w:rsid w:val="2B49201E"/>
    <w:rsid w:val="2B4A8C77"/>
    <w:rsid w:val="2B4FDE9B"/>
    <w:rsid w:val="2B87CBF1"/>
    <w:rsid w:val="2B92D6C4"/>
    <w:rsid w:val="2BAB766B"/>
    <w:rsid w:val="2BB203AC"/>
    <w:rsid w:val="2BB25DBB"/>
    <w:rsid w:val="2BB42423"/>
    <w:rsid w:val="2BBE0B4A"/>
    <w:rsid w:val="2BC1B7EE"/>
    <w:rsid w:val="2BD26AF1"/>
    <w:rsid w:val="2BD6194A"/>
    <w:rsid w:val="2BD6D721"/>
    <w:rsid w:val="2BDE526B"/>
    <w:rsid w:val="2BE7C37C"/>
    <w:rsid w:val="2BF90F12"/>
    <w:rsid w:val="2C04D492"/>
    <w:rsid w:val="2C161745"/>
    <w:rsid w:val="2C253981"/>
    <w:rsid w:val="2C269879"/>
    <w:rsid w:val="2C29E3F9"/>
    <w:rsid w:val="2C33040B"/>
    <w:rsid w:val="2C554BBD"/>
    <w:rsid w:val="2C57DB73"/>
    <w:rsid w:val="2C7EBC02"/>
    <w:rsid w:val="2C85BFE4"/>
    <w:rsid w:val="2C875748"/>
    <w:rsid w:val="2C8A689B"/>
    <w:rsid w:val="2C8B6A50"/>
    <w:rsid w:val="2C91346A"/>
    <w:rsid w:val="2C940EC1"/>
    <w:rsid w:val="2CADDDDE"/>
    <w:rsid w:val="2CB22E0A"/>
    <w:rsid w:val="2CB6380F"/>
    <w:rsid w:val="2CC945A5"/>
    <w:rsid w:val="2CC9E3F9"/>
    <w:rsid w:val="2CCB26F4"/>
    <w:rsid w:val="2CCCCD5D"/>
    <w:rsid w:val="2CD0DDA3"/>
    <w:rsid w:val="2CD14956"/>
    <w:rsid w:val="2CE3A3C8"/>
    <w:rsid w:val="2CF09BB0"/>
    <w:rsid w:val="2CF8F07E"/>
    <w:rsid w:val="2D02D43F"/>
    <w:rsid w:val="2D1220D2"/>
    <w:rsid w:val="2D356B36"/>
    <w:rsid w:val="2D4A0324"/>
    <w:rsid w:val="2D4B4457"/>
    <w:rsid w:val="2D4CF494"/>
    <w:rsid w:val="2D4D1EC9"/>
    <w:rsid w:val="2D698AB8"/>
    <w:rsid w:val="2D72A782"/>
    <w:rsid w:val="2D7A22CC"/>
    <w:rsid w:val="2D7C498F"/>
    <w:rsid w:val="2D7FBF25"/>
    <w:rsid w:val="2D9656D1"/>
    <w:rsid w:val="2D9AC027"/>
    <w:rsid w:val="2DA7AA74"/>
    <w:rsid w:val="2DA96E3B"/>
    <w:rsid w:val="2DB98C60"/>
    <w:rsid w:val="2DBEE905"/>
    <w:rsid w:val="2DCDD18F"/>
    <w:rsid w:val="2DD65DDF"/>
    <w:rsid w:val="2DDB83C3"/>
    <w:rsid w:val="2DE496F9"/>
    <w:rsid w:val="2DE8981B"/>
    <w:rsid w:val="2E118EF6"/>
    <w:rsid w:val="2E2211D5"/>
    <w:rsid w:val="2E4992B2"/>
    <w:rsid w:val="2E4C56E7"/>
    <w:rsid w:val="2E614829"/>
    <w:rsid w:val="2E6222C4"/>
    <w:rsid w:val="2E6878F7"/>
    <w:rsid w:val="2E68FC9E"/>
    <w:rsid w:val="2E7872B9"/>
    <w:rsid w:val="2E810FD9"/>
    <w:rsid w:val="2E826450"/>
    <w:rsid w:val="2E8A8A26"/>
    <w:rsid w:val="2E8C6837"/>
    <w:rsid w:val="2E904B90"/>
    <w:rsid w:val="2E94C0DF"/>
    <w:rsid w:val="2E9C838B"/>
    <w:rsid w:val="2EA2D1CE"/>
    <w:rsid w:val="2EC374C0"/>
    <w:rsid w:val="2EC55DC0"/>
    <w:rsid w:val="2ECF6B8B"/>
    <w:rsid w:val="2EEB0534"/>
    <w:rsid w:val="2EF0259B"/>
    <w:rsid w:val="2EF708E1"/>
    <w:rsid w:val="2EF7792C"/>
    <w:rsid w:val="2F06E726"/>
    <w:rsid w:val="2F15CD0F"/>
    <w:rsid w:val="2F31608C"/>
    <w:rsid w:val="2F37A0AD"/>
    <w:rsid w:val="2F45AD67"/>
    <w:rsid w:val="2F469B8F"/>
    <w:rsid w:val="2F65CF7D"/>
    <w:rsid w:val="2F81C52C"/>
    <w:rsid w:val="2F989C40"/>
    <w:rsid w:val="2FA014FC"/>
    <w:rsid w:val="2FAD3098"/>
    <w:rsid w:val="2FAE0167"/>
    <w:rsid w:val="2FCB1A40"/>
    <w:rsid w:val="2FD0FC7F"/>
    <w:rsid w:val="2FD9FDB9"/>
    <w:rsid w:val="2FDE2556"/>
    <w:rsid w:val="2FE56206"/>
    <w:rsid w:val="2FE99193"/>
    <w:rsid w:val="2FF741E4"/>
    <w:rsid w:val="2FF95BE2"/>
    <w:rsid w:val="301C0461"/>
    <w:rsid w:val="30246208"/>
    <w:rsid w:val="30283898"/>
    <w:rsid w:val="302A10F3"/>
    <w:rsid w:val="30330196"/>
    <w:rsid w:val="3033BE51"/>
    <w:rsid w:val="303BACF0"/>
    <w:rsid w:val="306B13D6"/>
    <w:rsid w:val="3075469D"/>
    <w:rsid w:val="3083922F"/>
    <w:rsid w:val="3094B086"/>
    <w:rsid w:val="30AB5468"/>
    <w:rsid w:val="30AEE67C"/>
    <w:rsid w:val="30B357D8"/>
    <w:rsid w:val="30B6A400"/>
    <w:rsid w:val="30BB349F"/>
    <w:rsid w:val="30BEB4FA"/>
    <w:rsid w:val="30C4BAD8"/>
    <w:rsid w:val="30C4E6B0"/>
    <w:rsid w:val="30C76B61"/>
    <w:rsid w:val="30C99905"/>
    <w:rsid w:val="30E19F10"/>
    <w:rsid w:val="30EDE8B0"/>
    <w:rsid w:val="31013263"/>
    <w:rsid w:val="3116D466"/>
    <w:rsid w:val="311C66AD"/>
    <w:rsid w:val="31228B2A"/>
    <w:rsid w:val="3138233F"/>
    <w:rsid w:val="31411ADB"/>
    <w:rsid w:val="314C8778"/>
    <w:rsid w:val="3150B79C"/>
    <w:rsid w:val="3151BE53"/>
    <w:rsid w:val="31582377"/>
    <w:rsid w:val="31868204"/>
    <w:rsid w:val="31A5F7C2"/>
    <w:rsid w:val="31A75A93"/>
    <w:rsid w:val="31B94D6F"/>
    <w:rsid w:val="31C85B31"/>
    <w:rsid w:val="31CF55BB"/>
    <w:rsid w:val="31D3C0A2"/>
    <w:rsid w:val="31D503C6"/>
    <w:rsid w:val="31DA7290"/>
    <w:rsid w:val="31F115CF"/>
    <w:rsid w:val="31FEDE46"/>
    <w:rsid w:val="3219DC50"/>
    <w:rsid w:val="322EE407"/>
    <w:rsid w:val="323DDCA3"/>
    <w:rsid w:val="32479CE8"/>
    <w:rsid w:val="324A1365"/>
    <w:rsid w:val="325372A2"/>
    <w:rsid w:val="325AB44F"/>
    <w:rsid w:val="325F5121"/>
    <w:rsid w:val="326A65B6"/>
    <w:rsid w:val="326AE00B"/>
    <w:rsid w:val="3274B46F"/>
    <w:rsid w:val="327C5B57"/>
    <w:rsid w:val="3281DD86"/>
    <w:rsid w:val="32A01857"/>
    <w:rsid w:val="32A7C542"/>
    <w:rsid w:val="32AA958A"/>
    <w:rsid w:val="32BBEF39"/>
    <w:rsid w:val="32CF0915"/>
    <w:rsid w:val="32DAC704"/>
    <w:rsid w:val="32E1E1AD"/>
    <w:rsid w:val="32F07AD7"/>
    <w:rsid w:val="32FF232D"/>
    <w:rsid w:val="330835D3"/>
    <w:rsid w:val="3313A662"/>
    <w:rsid w:val="331AE8A3"/>
    <w:rsid w:val="331FF49E"/>
    <w:rsid w:val="3323D906"/>
    <w:rsid w:val="333A8E67"/>
    <w:rsid w:val="334188F4"/>
    <w:rsid w:val="3342DA6D"/>
    <w:rsid w:val="334FFA84"/>
    <w:rsid w:val="33542603"/>
    <w:rsid w:val="335C5C4A"/>
    <w:rsid w:val="3368ECAF"/>
    <w:rsid w:val="3376B249"/>
    <w:rsid w:val="3378F383"/>
    <w:rsid w:val="3384073C"/>
    <w:rsid w:val="33A14B87"/>
    <w:rsid w:val="33A185B7"/>
    <w:rsid w:val="33B1D2E3"/>
    <w:rsid w:val="33BF1B28"/>
    <w:rsid w:val="33DA5806"/>
    <w:rsid w:val="33E7A261"/>
    <w:rsid w:val="33EE7FE5"/>
    <w:rsid w:val="33F2D561"/>
    <w:rsid w:val="33F32F79"/>
    <w:rsid w:val="33FD12EA"/>
    <w:rsid w:val="34263DE5"/>
    <w:rsid w:val="34459DD4"/>
    <w:rsid w:val="34593685"/>
    <w:rsid w:val="34636E38"/>
    <w:rsid w:val="346AD976"/>
    <w:rsid w:val="34A73029"/>
    <w:rsid w:val="34A7A6DE"/>
    <w:rsid w:val="34BCDDC4"/>
    <w:rsid w:val="34DC5B3B"/>
    <w:rsid w:val="34E2815E"/>
    <w:rsid w:val="34E40EC7"/>
    <w:rsid w:val="35101186"/>
    <w:rsid w:val="352272CD"/>
    <w:rsid w:val="352A94E3"/>
    <w:rsid w:val="353F0089"/>
    <w:rsid w:val="3548CB94"/>
    <w:rsid w:val="35742333"/>
    <w:rsid w:val="35914CEC"/>
    <w:rsid w:val="359A089A"/>
    <w:rsid w:val="359AB854"/>
    <w:rsid w:val="359D0A3D"/>
    <w:rsid w:val="35A8E5E9"/>
    <w:rsid w:val="35AFD453"/>
    <w:rsid w:val="35BE0733"/>
    <w:rsid w:val="35DB5C92"/>
    <w:rsid w:val="35E2137B"/>
    <w:rsid w:val="35E63B08"/>
    <w:rsid w:val="35EB57D3"/>
    <w:rsid w:val="35FAF6E2"/>
    <w:rsid w:val="35FCD0F5"/>
    <w:rsid w:val="3606A9D7"/>
    <w:rsid w:val="360BFC14"/>
    <w:rsid w:val="360C6223"/>
    <w:rsid w:val="36116D0E"/>
    <w:rsid w:val="361E8915"/>
    <w:rsid w:val="362DF0E2"/>
    <w:rsid w:val="362F92AD"/>
    <w:rsid w:val="363505A6"/>
    <w:rsid w:val="364AC45B"/>
    <w:rsid w:val="365FB349"/>
    <w:rsid w:val="36729E68"/>
    <w:rsid w:val="369DA35E"/>
    <w:rsid w:val="36A235A5"/>
    <w:rsid w:val="36A55A0D"/>
    <w:rsid w:val="36AC6ED0"/>
    <w:rsid w:val="36BC1309"/>
    <w:rsid w:val="36CB793C"/>
    <w:rsid w:val="36D4863F"/>
    <w:rsid w:val="36D7F2CD"/>
    <w:rsid w:val="36E0C873"/>
    <w:rsid w:val="36EEDEAC"/>
    <w:rsid w:val="37005B4B"/>
    <w:rsid w:val="3705C9B9"/>
    <w:rsid w:val="370B80D0"/>
    <w:rsid w:val="370BE577"/>
    <w:rsid w:val="370ECF3C"/>
    <w:rsid w:val="370FCA3B"/>
    <w:rsid w:val="3712172D"/>
    <w:rsid w:val="371989E1"/>
    <w:rsid w:val="371A695A"/>
    <w:rsid w:val="3728423B"/>
    <w:rsid w:val="37378F27"/>
    <w:rsid w:val="3738D4D2"/>
    <w:rsid w:val="373AC8A8"/>
    <w:rsid w:val="374F6D1A"/>
    <w:rsid w:val="3752C632"/>
    <w:rsid w:val="376222D0"/>
    <w:rsid w:val="376E7011"/>
    <w:rsid w:val="37727FD4"/>
    <w:rsid w:val="3776B52F"/>
    <w:rsid w:val="378CF907"/>
    <w:rsid w:val="378DE6CA"/>
    <w:rsid w:val="378F63AF"/>
    <w:rsid w:val="379648F9"/>
    <w:rsid w:val="37A27A38"/>
    <w:rsid w:val="37A33A56"/>
    <w:rsid w:val="37AFCBBE"/>
    <w:rsid w:val="37B4BE75"/>
    <w:rsid w:val="37C7AE14"/>
    <w:rsid w:val="37D6F81D"/>
    <w:rsid w:val="37D7FD25"/>
    <w:rsid w:val="37DDC13C"/>
    <w:rsid w:val="37E29065"/>
    <w:rsid w:val="37E2AC9C"/>
    <w:rsid w:val="37F4D72D"/>
    <w:rsid w:val="38005D31"/>
    <w:rsid w:val="38023902"/>
    <w:rsid w:val="380CED6B"/>
    <w:rsid w:val="380D7670"/>
    <w:rsid w:val="380E6EC9"/>
    <w:rsid w:val="385060B5"/>
    <w:rsid w:val="3851F44C"/>
    <w:rsid w:val="38608942"/>
    <w:rsid w:val="38650E3D"/>
    <w:rsid w:val="386BAEAC"/>
    <w:rsid w:val="386FAF35"/>
    <w:rsid w:val="387229A2"/>
    <w:rsid w:val="387CDA05"/>
    <w:rsid w:val="38874FC4"/>
    <w:rsid w:val="3898606D"/>
    <w:rsid w:val="38C3DE0C"/>
    <w:rsid w:val="38C4129C"/>
    <w:rsid w:val="38D229DD"/>
    <w:rsid w:val="38E43843"/>
    <w:rsid w:val="38EC8D16"/>
    <w:rsid w:val="38F123BE"/>
    <w:rsid w:val="38FF0410"/>
    <w:rsid w:val="39034D6A"/>
    <w:rsid w:val="39074490"/>
    <w:rsid w:val="39086316"/>
    <w:rsid w:val="39097724"/>
    <w:rsid w:val="39170DD1"/>
    <w:rsid w:val="3920B75B"/>
    <w:rsid w:val="39277B95"/>
    <w:rsid w:val="39473F43"/>
    <w:rsid w:val="394A5DFE"/>
    <w:rsid w:val="39568F15"/>
    <w:rsid w:val="396B2F3C"/>
    <w:rsid w:val="39892E96"/>
    <w:rsid w:val="398A2A53"/>
    <w:rsid w:val="3992AE2A"/>
    <w:rsid w:val="39A4D1AF"/>
    <w:rsid w:val="39A536B8"/>
    <w:rsid w:val="39AA3F2A"/>
    <w:rsid w:val="39DA845E"/>
    <w:rsid w:val="39DB6CDB"/>
    <w:rsid w:val="39F51571"/>
    <w:rsid w:val="39F853B4"/>
    <w:rsid w:val="3A013BA6"/>
    <w:rsid w:val="3A1091C9"/>
    <w:rsid w:val="3A144878"/>
    <w:rsid w:val="3A16B202"/>
    <w:rsid w:val="3A22D47C"/>
    <w:rsid w:val="3A29ABAF"/>
    <w:rsid w:val="3A2A2006"/>
    <w:rsid w:val="3A2B8DAE"/>
    <w:rsid w:val="3A36E89E"/>
    <w:rsid w:val="3A3ECFA1"/>
    <w:rsid w:val="3A4616D1"/>
    <w:rsid w:val="3A4A2929"/>
    <w:rsid w:val="3A4F1392"/>
    <w:rsid w:val="3A71BE3E"/>
    <w:rsid w:val="3A72A8FC"/>
    <w:rsid w:val="3A82796E"/>
    <w:rsid w:val="3A8E3F9F"/>
    <w:rsid w:val="3A95D5E7"/>
    <w:rsid w:val="3AAA2096"/>
    <w:rsid w:val="3AAED0C3"/>
    <w:rsid w:val="3AB377D4"/>
    <w:rsid w:val="3AB6D0D8"/>
    <w:rsid w:val="3AB9875F"/>
    <w:rsid w:val="3ABE0174"/>
    <w:rsid w:val="3AC0F29D"/>
    <w:rsid w:val="3AD23E41"/>
    <w:rsid w:val="3AE9DB73"/>
    <w:rsid w:val="3B02A9C1"/>
    <w:rsid w:val="3B047BB1"/>
    <w:rsid w:val="3B115B1A"/>
    <w:rsid w:val="3B2C77EF"/>
    <w:rsid w:val="3B369DE7"/>
    <w:rsid w:val="3B4C757A"/>
    <w:rsid w:val="3B5D016F"/>
    <w:rsid w:val="3B661283"/>
    <w:rsid w:val="3B9874FE"/>
    <w:rsid w:val="3B9E3EED"/>
    <w:rsid w:val="3BAA056F"/>
    <w:rsid w:val="3BB1B3AC"/>
    <w:rsid w:val="3BB2DB87"/>
    <w:rsid w:val="3BBFB486"/>
    <w:rsid w:val="3BD0843B"/>
    <w:rsid w:val="3BD3F601"/>
    <w:rsid w:val="3BE0866C"/>
    <w:rsid w:val="3BECEF71"/>
    <w:rsid w:val="3BEFC4C1"/>
    <w:rsid w:val="3BFFD536"/>
    <w:rsid w:val="3C001E15"/>
    <w:rsid w:val="3C053484"/>
    <w:rsid w:val="3C09745E"/>
    <w:rsid w:val="3C140ED1"/>
    <w:rsid w:val="3C15ADFB"/>
    <w:rsid w:val="3C25991F"/>
    <w:rsid w:val="3C46EB70"/>
    <w:rsid w:val="3C4A3DD8"/>
    <w:rsid w:val="3C68DFD1"/>
    <w:rsid w:val="3C6CF2B7"/>
    <w:rsid w:val="3C78AE4F"/>
    <w:rsid w:val="3C7F0C36"/>
    <w:rsid w:val="3C816FD4"/>
    <w:rsid w:val="3C863288"/>
    <w:rsid w:val="3C8C95CA"/>
    <w:rsid w:val="3C8D4DBD"/>
    <w:rsid w:val="3C9E7A22"/>
    <w:rsid w:val="3CA120C8"/>
    <w:rsid w:val="3CAB333D"/>
    <w:rsid w:val="3CAB6E48"/>
    <w:rsid w:val="3CADA3EF"/>
    <w:rsid w:val="3CAFA9AE"/>
    <w:rsid w:val="3CB61D5A"/>
    <w:rsid w:val="3CBA79B6"/>
    <w:rsid w:val="3CC84850"/>
    <w:rsid w:val="3CD41D58"/>
    <w:rsid w:val="3CD48673"/>
    <w:rsid w:val="3CDA269F"/>
    <w:rsid w:val="3CEADEAD"/>
    <w:rsid w:val="3CEFF4FD"/>
    <w:rsid w:val="3CF1F8B5"/>
    <w:rsid w:val="3D0B3BAB"/>
    <w:rsid w:val="3D103F9C"/>
    <w:rsid w:val="3D1C3E61"/>
    <w:rsid w:val="3D1C7E6B"/>
    <w:rsid w:val="3D28005A"/>
    <w:rsid w:val="3D29ED63"/>
    <w:rsid w:val="3D3A0B3B"/>
    <w:rsid w:val="3D6BD573"/>
    <w:rsid w:val="3D7459F3"/>
    <w:rsid w:val="3D869A9F"/>
    <w:rsid w:val="3D8C4F00"/>
    <w:rsid w:val="3DA36E25"/>
    <w:rsid w:val="3DAB7F37"/>
    <w:rsid w:val="3DAC9367"/>
    <w:rsid w:val="3DB4FFD6"/>
    <w:rsid w:val="3DBAFF04"/>
    <w:rsid w:val="3DC9A446"/>
    <w:rsid w:val="3DDF9DBA"/>
    <w:rsid w:val="3DE19613"/>
    <w:rsid w:val="3E036F9D"/>
    <w:rsid w:val="3E0AD750"/>
    <w:rsid w:val="3E212226"/>
    <w:rsid w:val="3E28A713"/>
    <w:rsid w:val="3E2CA16C"/>
    <w:rsid w:val="3E388722"/>
    <w:rsid w:val="3E389DB3"/>
    <w:rsid w:val="3E3B08FB"/>
    <w:rsid w:val="3E429643"/>
    <w:rsid w:val="3E483030"/>
    <w:rsid w:val="3E57D9CE"/>
    <w:rsid w:val="3E59DB28"/>
    <w:rsid w:val="3E6A0A8C"/>
    <w:rsid w:val="3E6C76F9"/>
    <w:rsid w:val="3E7243ED"/>
    <w:rsid w:val="3E842C5E"/>
    <w:rsid w:val="3E86AF0E"/>
    <w:rsid w:val="3E8A93F4"/>
    <w:rsid w:val="3E8B41C0"/>
    <w:rsid w:val="3E90BD8C"/>
    <w:rsid w:val="3E9868D4"/>
    <w:rsid w:val="3EA9B1C1"/>
    <w:rsid w:val="3EAA87F9"/>
    <w:rsid w:val="3EB3D697"/>
    <w:rsid w:val="3EB9D52A"/>
    <w:rsid w:val="3EBC3C36"/>
    <w:rsid w:val="3EC0882D"/>
    <w:rsid w:val="3ED17729"/>
    <w:rsid w:val="3EDB7FE2"/>
    <w:rsid w:val="3EFA2267"/>
    <w:rsid w:val="3EFF8ACF"/>
    <w:rsid w:val="3F005BAD"/>
    <w:rsid w:val="3F04184B"/>
    <w:rsid w:val="3F081A65"/>
    <w:rsid w:val="3F0F29D5"/>
    <w:rsid w:val="3F1304BD"/>
    <w:rsid w:val="3F139461"/>
    <w:rsid w:val="3F1E939E"/>
    <w:rsid w:val="3F23FB19"/>
    <w:rsid w:val="3F24B48F"/>
    <w:rsid w:val="3F38EBBD"/>
    <w:rsid w:val="3F407B17"/>
    <w:rsid w:val="3F40D134"/>
    <w:rsid w:val="3F6B958B"/>
    <w:rsid w:val="3F72B51A"/>
    <w:rsid w:val="3F8849BD"/>
    <w:rsid w:val="3F9781BE"/>
    <w:rsid w:val="3F9AF0ED"/>
    <w:rsid w:val="3FA6F88B"/>
    <w:rsid w:val="3FB8C6ED"/>
    <w:rsid w:val="3FE0265C"/>
    <w:rsid w:val="3FE69ADF"/>
    <w:rsid w:val="3FE6A85B"/>
    <w:rsid w:val="40083F32"/>
    <w:rsid w:val="400CE55E"/>
    <w:rsid w:val="40185584"/>
    <w:rsid w:val="402200AD"/>
    <w:rsid w:val="404C694D"/>
    <w:rsid w:val="40507295"/>
    <w:rsid w:val="406D478A"/>
    <w:rsid w:val="4076710A"/>
    <w:rsid w:val="407F6812"/>
    <w:rsid w:val="408A6095"/>
    <w:rsid w:val="409C4167"/>
    <w:rsid w:val="40A22EB2"/>
    <w:rsid w:val="40A25AA2"/>
    <w:rsid w:val="40AD2939"/>
    <w:rsid w:val="40BF3CCA"/>
    <w:rsid w:val="40D4E7BA"/>
    <w:rsid w:val="40D75DE2"/>
    <w:rsid w:val="40E02461"/>
    <w:rsid w:val="40E35F48"/>
    <w:rsid w:val="40EA2876"/>
    <w:rsid w:val="40F0C15D"/>
    <w:rsid w:val="40F1F19D"/>
    <w:rsid w:val="40FBE7F1"/>
    <w:rsid w:val="4101896E"/>
    <w:rsid w:val="410C2193"/>
    <w:rsid w:val="4112583E"/>
    <w:rsid w:val="411BE285"/>
    <w:rsid w:val="4129124C"/>
    <w:rsid w:val="41321F55"/>
    <w:rsid w:val="413DB1BA"/>
    <w:rsid w:val="41452F06"/>
    <w:rsid w:val="4148BA8D"/>
    <w:rsid w:val="4158C2E8"/>
    <w:rsid w:val="415DE9CA"/>
    <w:rsid w:val="41617FF4"/>
    <w:rsid w:val="416A63C1"/>
    <w:rsid w:val="41742F33"/>
    <w:rsid w:val="417EFC95"/>
    <w:rsid w:val="41895991"/>
    <w:rsid w:val="419CFCB5"/>
    <w:rsid w:val="419E4FA9"/>
    <w:rsid w:val="41A5CBFA"/>
    <w:rsid w:val="41A7DEC3"/>
    <w:rsid w:val="41ABF2FF"/>
    <w:rsid w:val="41ACB49E"/>
    <w:rsid w:val="41B879A5"/>
    <w:rsid w:val="41B8B96C"/>
    <w:rsid w:val="41D1A920"/>
    <w:rsid w:val="41DB5B19"/>
    <w:rsid w:val="41E839AE"/>
    <w:rsid w:val="41F379BD"/>
    <w:rsid w:val="41FE24EF"/>
    <w:rsid w:val="4206F357"/>
    <w:rsid w:val="420BBABC"/>
    <w:rsid w:val="420C0FB5"/>
    <w:rsid w:val="4228BDD9"/>
    <w:rsid w:val="4230001A"/>
    <w:rsid w:val="424D13DB"/>
    <w:rsid w:val="426CFFD9"/>
    <w:rsid w:val="4270DE97"/>
    <w:rsid w:val="427D5157"/>
    <w:rsid w:val="428139F5"/>
    <w:rsid w:val="42825711"/>
    <w:rsid w:val="429068C1"/>
    <w:rsid w:val="42A4AC56"/>
    <w:rsid w:val="42A7DD88"/>
    <w:rsid w:val="42C7F94F"/>
    <w:rsid w:val="42CA7253"/>
    <w:rsid w:val="42D130E9"/>
    <w:rsid w:val="42D489ED"/>
    <w:rsid w:val="42DA192B"/>
    <w:rsid w:val="42F09B82"/>
    <w:rsid w:val="42F2F279"/>
    <w:rsid w:val="43150FAE"/>
    <w:rsid w:val="43182016"/>
    <w:rsid w:val="431F3FFC"/>
    <w:rsid w:val="432D4C4B"/>
    <w:rsid w:val="43501B52"/>
    <w:rsid w:val="4375073D"/>
    <w:rsid w:val="43781AA2"/>
    <w:rsid w:val="437B03C4"/>
    <w:rsid w:val="43A48E3D"/>
    <w:rsid w:val="43B6A1CF"/>
    <w:rsid w:val="43B98E27"/>
    <w:rsid w:val="43BB9C26"/>
    <w:rsid w:val="43C44FA9"/>
    <w:rsid w:val="43F0479C"/>
    <w:rsid w:val="4409CCFD"/>
    <w:rsid w:val="441B94E1"/>
    <w:rsid w:val="444FBBAE"/>
    <w:rsid w:val="4450A230"/>
    <w:rsid w:val="44562300"/>
    <w:rsid w:val="445F3E31"/>
    <w:rsid w:val="44610285"/>
    <w:rsid w:val="44679B40"/>
    <w:rsid w:val="447488A3"/>
    <w:rsid w:val="44863344"/>
    <w:rsid w:val="448698E6"/>
    <w:rsid w:val="44A05DD8"/>
    <w:rsid w:val="44B384F7"/>
    <w:rsid w:val="44C5D43F"/>
    <w:rsid w:val="44C91CAC"/>
    <w:rsid w:val="44C934FF"/>
    <w:rsid w:val="44D1A0C8"/>
    <w:rsid w:val="44D49079"/>
    <w:rsid w:val="44EF891F"/>
    <w:rsid w:val="44EFC058"/>
    <w:rsid w:val="44F0DF98"/>
    <w:rsid w:val="44F7C30E"/>
    <w:rsid w:val="4506803D"/>
    <w:rsid w:val="4507224D"/>
    <w:rsid w:val="45120FD9"/>
    <w:rsid w:val="45150325"/>
    <w:rsid w:val="4516FC45"/>
    <w:rsid w:val="451CBDDA"/>
    <w:rsid w:val="45208C1E"/>
    <w:rsid w:val="45361EB1"/>
    <w:rsid w:val="4542947A"/>
    <w:rsid w:val="454E538E"/>
    <w:rsid w:val="455C3EE4"/>
    <w:rsid w:val="455E3F1F"/>
    <w:rsid w:val="455ECB04"/>
    <w:rsid w:val="45619EE1"/>
    <w:rsid w:val="45848D9A"/>
    <w:rsid w:val="458C05EF"/>
    <w:rsid w:val="459112A7"/>
    <w:rsid w:val="45938EB5"/>
    <w:rsid w:val="45978845"/>
    <w:rsid w:val="459E7CEF"/>
    <w:rsid w:val="459F4402"/>
    <w:rsid w:val="45B8680B"/>
    <w:rsid w:val="45CD946D"/>
    <w:rsid w:val="45EEA297"/>
    <w:rsid w:val="4601B9E8"/>
    <w:rsid w:val="4611D13F"/>
    <w:rsid w:val="461D9857"/>
    <w:rsid w:val="462F74D1"/>
    <w:rsid w:val="46345367"/>
    <w:rsid w:val="4646ED5E"/>
    <w:rsid w:val="46624CC2"/>
    <w:rsid w:val="466398A9"/>
    <w:rsid w:val="4664ED0D"/>
    <w:rsid w:val="467B55D6"/>
    <w:rsid w:val="46890F7C"/>
    <w:rsid w:val="46A33AAF"/>
    <w:rsid w:val="46A49F11"/>
    <w:rsid w:val="46E7CB6E"/>
    <w:rsid w:val="46F76D8C"/>
    <w:rsid w:val="46F94BBB"/>
    <w:rsid w:val="46FEE820"/>
    <w:rsid w:val="4712B178"/>
    <w:rsid w:val="4723B584"/>
    <w:rsid w:val="473A4D50"/>
    <w:rsid w:val="47412DA2"/>
    <w:rsid w:val="475EFDCC"/>
    <w:rsid w:val="4766090B"/>
    <w:rsid w:val="4787702D"/>
    <w:rsid w:val="479E8586"/>
    <w:rsid w:val="47A9D7A3"/>
    <w:rsid w:val="47C235B7"/>
    <w:rsid w:val="47C30BA2"/>
    <w:rsid w:val="47D4611A"/>
    <w:rsid w:val="47E9852E"/>
    <w:rsid w:val="47F65D71"/>
    <w:rsid w:val="47FF98EC"/>
    <w:rsid w:val="481C6C62"/>
    <w:rsid w:val="4820EC61"/>
    <w:rsid w:val="4827E7EF"/>
    <w:rsid w:val="48383370"/>
    <w:rsid w:val="483C8235"/>
    <w:rsid w:val="48703759"/>
    <w:rsid w:val="48887CFE"/>
    <w:rsid w:val="488F7B5A"/>
    <w:rsid w:val="489714D4"/>
    <w:rsid w:val="489BA319"/>
    <w:rsid w:val="489D1431"/>
    <w:rsid w:val="48B8AF9E"/>
    <w:rsid w:val="48BFC0AB"/>
    <w:rsid w:val="48D40553"/>
    <w:rsid w:val="48F2E150"/>
    <w:rsid w:val="490B7F6E"/>
    <w:rsid w:val="491C0E1E"/>
    <w:rsid w:val="491FAC01"/>
    <w:rsid w:val="492C6185"/>
    <w:rsid w:val="49442D23"/>
    <w:rsid w:val="494FD352"/>
    <w:rsid w:val="49556057"/>
    <w:rsid w:val="495A1697"/>
    <w:rsid w:val="496D972D"/>
    <w:rsid w:val="497C0F7D"/>
    <w:rsid w:val="497DD5E5"/>
    <w:rsid w:val="4985FE19"/>
    <w:rsid w:val="499CFBBF"/>
    <w:rsid w:val="499E87CC"/>
    <w:rsid w:val="49B80CAC"/>
    <w:rsid w:val="49C8507A"/>
    <w:rsid w:val="49D4E500"/>
    <w:rsid w:val="49DB9A27"/>
    <w:rsid w:val="49DBB052"/>
    <w:rsid w:val="49E0E54C"/>
    <w:rsid w:val="49E5D48E"/>
    <w:rsid w:val="4A059C27"/>
    <w:rsid w:val="4A126742"/>
    <w:rsid w:val="4A2B78CE"/>
    <w:rsid w:val="4A66798C"/>
    <w:rsid w:val="4A7509E0"/>
    <w:rsid w:val="4A756216"/>
    <w:rsid w:val="4A7E0A52"/>
    <w:rsid w:val="4A8C5F64"/>
    <w:rsid w:val="4A8FADD0"/>
    <w:rsid w:val="4AAAC7D7"/>
    <w:rsid w:val="4ABCD628"/>
    <w:rsid w:val="4AC831E6"/>
    <w:rsid w:val="4B0B78B1"/>
    <w:rsid w:val="4B10157D"/>
    <w:rsid w:val="4B15AA37"/>
    <w:rsid w:val="4B271A3D"/>
    <w:rsid w:val="4B385E30"/>
    <w:rsid w:val="4B3A582D"/>
    <w:rsid w:val="4B3E2E75"/>
    <w:rsid w:val="4B4CA3A8"/>
    <w:rsid w:val="4B4F6097"/>
    <w:rsid w:val="4B539123"/>
    <w:rsid w:val="4B5AF2CD"/>
    <w:rsid w:val="4B6FD432"/>
    <w:rsid w:val="4B84A5D3"/>
    <w:rsid w:val="4B868BC0"/>
    <w:rsid w:val="4B9057C6"/>
    <w:rsid w:val="4BA09EF3"/>
    <w:rsid w:val="4BA23DF6"/>
    <w:rsid w:val="4BA7D81B"/>
    <w:rsid w:val="4BB0E8FE"/>
    <w:rsid w:val="4BB18B0E"/>
    <w:rsid w:val="4BBAC5A6"/>
    <w:rsid w:val="4BC57FEB"/>
    <w:rsid w:val="4BE9D8A4"/>
    <w:rsid w:val="4BEC6780"/>
    <w:rsid w:val="4BFED1AA"/>
    <w:rsid w:val="4C0854D2"/>
    <w:rsid w:val="4C115916"/>
    <w:rsid w:val="4C130377"/>
    <w:rsid w:val="4C1462C1"/>
    <w:rsid w:val="4C14F11D"/>
    <w:rsid w:val="4C15EF9A"/>
    <w:rsid w:val="4C18489C"/>
    <w:rsid w:val="4C1D1D4D"/>
    <w:rsid w:val="4C2B0A9C"/>
    <w:rsid w:val="4C35ADE8"/>
    <w:rsid w:val="4C5C87A3"/>
    <w:rsid w:val="4C709F2B"/>
    <w:rsid w:val="4C728A73"/>
    <w:rsid w:val="4C736910"/>
    <w:rsid w:val="4C7B6C33"/>
    <w:rsid w:val="4C96A23E"/>
    <w:rsid w:val="4CB6D6E3"/>
    <w:rsid w:val="4CB81C6F"/>
    <w:rsid w:val="4CB9C137"/>
    <w:rsid w:val="4CBA14C6"/>
    <w:rsid w:val="4CC0AE32"/>
    <w:rsid w:val="4CCC3D13"/>
    <w:rsid w:val="4CD16C23"/>
    <w:rsid w:val="4CD6288E"/>
    <w:rsid w:val="4CDD6FDE"/>
    <w:rsid w:val="4D185FE4"/>
    <w:rsid w:val="4D1CA5DB"/>
    <w:rsid w:val="4D1E8414"/>
    <w:rsid w:val="4D3B8FB4"/>
    <w:rsid w:val="4D3ECD91"/>
    <w:rsid w:val="4D432537"/>
    <w:rsid w:val="4D4CAFE3"/>
    <w:rsid w:val="4D4F2CD6"/>
    <w:rsid w:val="4D5C4A8D"/>
    <w:rsid w:val="4D7FD218"/>
    <w:rsid w:val="4D86F5C2"/>
    <w:rsid w:val="4D889692"/>
    <w:rsid w:val="4D8A4BE8"/>
    <w:rsid w:val="4D8F3C5C"/>
    <w:rsid w:val="4D94401D"/>
    <w:rsid w:val="4D9EA09A"/>
    <w:rsid w:val="4DA7D4DA"/>
    <w:rsid w:val="4DD5D3D8"/>
    <w:rsid w:val="4DDCDF87"/>
    <w:rsid w:val="4DDCEBAA"/>
    <w:rsid w:val="4DDE71C9"/>
    <w:rsid w:val="4DE7348A"/>
    <w:rsid w:val="4DEB576A"/>
    <w:rsid w:val="4E2531A3"/>
    <w:rsid w:val="4E359BF5"/>
    <w:rsid w:val="4E3EEDE6"/>
    <w:rsid w:val="4E515D33"/>
    <w:rsid w:val="4E537B33"/>
    <w:rsid w:val="4E63B7A6"/>
    <w:rsid w:val="4E65AB6B"/>
    <w:rsid w:val="4E829940"/>
    <w:rsid w:val="4E922460"/>
    <w:rsid w:val="4E935FFF"/>
    <w:rsid w:val="4E9DF47C"/>
    <w:rsid w:val="4EA7C0CF"/>
    <w:rsid w:val="4EB3C6F1"/>
    <w:rsid w:val="4ECD80FC"/>
    <w:rsid w:val="4ECF3CEB"/>
    <w:rsid w:val="4EE148C1"/>
    <w:rsid w:val="4EE35A28"/>
    <w:rsid w:val="4EF72019"/>
    <w:rsid w:val="4EFDACF2"/>
    <w:rsid w:val="4F082B8C"/>
    <w:rsid w:val="4F1FD1AD"/>
    <w:rsid w:val="4F2759AA"/>
    <w:rsid w:val="4F40FBDE"/>
    <w:rsid w:val="4F464386"/>
    <w:rsid w:val="4F4AA64D"/>
    <w:rsid w:val="4F6A7F81"/>
    <w:rsid w:val="4F87970A"/>
    <w:rsid w:val="4F96B449"/>
    <w:rsid w:val="4FA58ADF"/>
    <w:rsid w:val="4FA5C395"/>
    <w:rsid w:val="4FCA60E4"/>
    <w:rsid w:val="4FE6FB2F"/>
    <w:rsid w:val="4FE814A3"/>
    <w:rsid w:val="4FEFBD31"/>
    <w:rsid w:val="4FF525A2"/>
    <w:rsid w:val="500C6957"/>
    <w:rsid w:val="501CB41A"/>
    <w:rsid w:val="5026A090"/>
    <w:rsid w:val="5030161A"/>
    <w:rsid w:val="5045EF10"/>
    <w:rsid w:val="50719664"/>
    <w:rsid w:val="5072FD38"/>
    <w:rsid w:val="507AF078"/>
    <w:rsid w:val="507EB862"/>
    <w:rsid w:val="50812A1A"/>
    <w:rsid w:val="508BD68B"/>
    <w:rsid w:val="5090A77B"/>
    <w:rsid w:val="509264BA"/>
    <w:rsid w:val="50B85EAF"/>
    <w:rsid w:val="50BA35CE"/>
    <w:rsid w:val="50BBA20E"/>
    <w:rsid w:val="50BDDBEC"/>
    <w:rsid w:val="50CF648D"/>
    <w:rsid w:val="50D2C59D"/>
    <w:rsid w:val="50EC9BB8"/>
    <w:rsid w:val="50F0BE2D"/>
    <w:rsid w:val="50F98071"/>
    <w:rsid w:val="5101D995"/>
    <w:rsid w:val="5109651A"/>
    <w:rsid w:val="51150A34"/>
    <w:rsid w:val="513B91B8"/>
    <w:rsid w:val="513C5268"/>
    <w:rsid w:val="51449F28"/>
    <w:rsid w:val="5174AD03"/>
    <w:rsid w:val="517627D3"/>
    <w:rsid w:val="51788BE4"/>
    <w:rsid w:val="5189B063"/>
    <w:rsid w:val="5199FB63"/>
    <w:rsid w:val="51ABE3DD"/>
    <w:rsid w:val="51C8838A"/>
    <w:rsid w:val="51CBFEFB"/>
    <w:rsid w:val="51D2694E"/>
    <w:rsid w:val="51D7CAE2"/>
    <w:rsid w:val="51F7282D"/>
    <w:rsid w:val="52109D15"/>
    <w:rsid w:val="52198743"/>
    <w:rsid w:val="521B548E"/>
    <w:rsid w:val="521CFA7B"/>
    <w:rsid w:val="522105FF"/>
    <w:rsid w:val="52335318"/>
    <w:rsid w:val="5234DBFC"/>
    <w:rsid w:val="523A1ADE"/>
    <w:rsid w:val="5242D31A"/>
    <w:rsid w:val="524D5491"/>
    <w:rsid w:val="52628F00"/>
    <w:rsid w:val="5268A97E"/>
    <w:rsid w:val="526909CC"/>
    <w:rsid w:val="52720643"/>
    <w:rsid w:val="5277EFC2"/>
    <w:rsid w:val="52828518"/>
    <w:rsid w:val="52901C73"/>
    <w:rsid w:val="529B7416"/>
    <w:rsid w:val="529DD27B"/>
    <w:rsid w:val="52A5A030"/>
    <w:rsid w:val="52AD66E5"/>
    <w:rsid w:val="52AE5A4D"/>
    <w:rsid w:val="52B2F68B"/>
    <w:rsid w:val="52BCFC17"/>
    <w:rsid w:val="52CC8E27"/>
    <w:rsid w:val="52D432B1"/>
    <w:rsid w:val="52D60DF1"/>
    <w:rsid w:val="52E8FD7A"/>
    <w:rsid w:val="53037C05"/>
    <w:rsid w:val="53433B42"/>
    <w:rsid w:val="534B1817"/>
    <w:rsid w:val="5356F2F4"/>
    <w:rsid w:val="536542D1"/>
    <w:rsid w:val="536FA34E"/>
    <w:rsid w:val="537028D1"/>
    <w:rsid w:val="539AB25D"/>
    <w:rsid w:val="53C041AD"/>
    <w:rsid w:val="53D5EB3F"/>
    <w:rsid w:val="53D5EDC4"/>
    <w:rsid w:val="53D66779"/>
    <w:rsid w:val="53E33CC5"/>
    <w:rsid w:val="53F0CEDE"/>
    <w:rsid w:val="53F36476"/>
    <w:rsid w:val="5408ED65"/>
    <w:rsid w:val="540B0C3F"/>
    <w:rsid w:val="540BAE36"/>
    <w:rsid w:val="541457D1"/>
    <w:rsid w:val="54287227"/>
    <w:rsid w:val="543A590B"/>
    <w:rsid w:val="54496B7A"/>
    <w:rsid w:val="544B3B1C"/>
    <w:rsid w:val="54708798"/>
    <w:rsid w:val="5470C5E5"/>
    <w:rsid w:val="548D4746"/>
    <w:rsid w:val="548DD6C7"/>
    <w:rsid w:val="548E78BD"/>
    <w:rsid w:val="5493C85A"/>
    <w:rsid w:val="549D2BEF"/>
    <w:rsid w:val="54BB73B8"/>
    <w:rsid w:val="54D49082"/>
    <w:rsid w:val="54E2BA56"/>
    <w:rsid w:val="54E5A4FD"/>
    <w:rsid w:val="54F4B343"/>
    <w:rsid w:val="550613DA"/>
    <w:rsid w:val="550A0A10"/>
    <w:rsid w:val="550D44C8"/>
    <w:rsid w:val="551401A3"/>
    <w:rsid w:val="5515D45E"/>
    <w:rsid w:val="5518ABEC"/>
    <w:rsid w:val="55223E45"/>
    <w:rsid w:val="5525BBA8"/>
    <w:rsid w:val="5543C34E"/>
    <w:rsid w:val="55570114"/>
    <w:rsid w:val="557952FA"/>
    <w:rsid w:val="558795FE"/>
    <w:rsid w:val="55933A40"/>
    <w:rsid w:val="5593412F"/>
    <w:rsid w:val="559CB6B9"/>
    <w:rsid w:val="55D5B97B"/>
    <w:rsid w:val="55D7E5EA"/>
    <w:rsid w:val="55DF1DF2"/>
    <w:rsid w:val="55E776DD"/>
    <w:rsid w:val="55E9EDC7"/>
    <w:rsid w:val="55F271CA"/>
    <w:rsid w:val="55F35A91"/>
    <w:rsid w:val="5603BEAF"/>
    <w:rsid w:val="5612F4B7"/>
    <w:rsid w:val="56326CBE"/>
    <w:rsid w:val="5643B3CE"/>
    <w:rsid w:val="56485124"/>
    <w:rsid w:val="564D9193"/>
    <w:rsid w:val="565BA5B1"/>
    <w:rsid w:val="566E4314"/>
    <w:rsid w:val="568B46B6"/>
    <w:rsid w:val="56914CF5"/>
    <w:rsid w:val="569DC3EE"/>
    <w:rsid w:val="56B0A0D7"/>
    <w:rsid w:val="56BAB570"/>
    <w:rsid w:val="56C4EAAB"/>
    <w:rsid w:val="56C9165F"/>
    <w:rsid w:val="56D22BBC"/>
    <w:rsid w:val="56DC9E70"/>
    <w:rsid w:val="56E95C80"/>
    <w:rsid w:val="56F3F5CD"/>
    <w:rsid w:val="57064184"/>
    <w:rsid w:val="571EB6AA"/>
    <w:rsid w:val="5727F411"/>
    <w:rsid w:val="572F1B8E"/>
    <w:rsid w:val="573196AE"/>
    <w:rsid w:val="57372F81"/>
    <w:rsid w:val="573849B1"/>
    <w:rsid w:val="575F4C6B"/>
    <w:rsid w:val="57649EA8"/>
    <w:rsid w:val="577F76F3"/>
    <w:rsid w:val="578CB91F"/>
    <w:rsid w:val="578E870A"/>
    <w:rsid w:val="57B42E17"/>
    <w:rsid w:val="57B88975"/>
    <w:rsid w:val="57BC670F"/>
    <w:rsid w:val="57D03F38"/>
    <w:rsid w:val="57F472A5"/>
    <w:rsid w:val="57F6714C"/>
    <w:rsid w:val="57F9CBC5"/>
    <w:rsid w:val="57FC1C28"/>
    <w:rsid w:val="58204365"/>
    <w:rsid w:val="583D7A4C"/>
    <w:rsid w:val="585C59D5"/>
    <w:rsid w:val="58688A28"/>
    <w:rsid w:val="586DBA67"/>
    <w:rsid w:val="58AF4684"/>
    <w:rsid w:val="58B9CA3E"/>
    <w:rsid w:val="58C81F6A"/>
    <w:rsid w:val="58C9812B"/>
    <w:rsid w:val="58CA9C4E"/>
    <w:rsid w:val="58F04164"/>
    <w:rsid w:val="58FE526D"/>
    <w:rsid w:val="5903A3BB"/>
    <w:rsid w:val="590F81D6"/>
    <w:rsid w:val="5925052E"/>
    <w:rsid w:val="593940D2"/>
    <w:rsid w:val="593B8494"/>
    <w:rsid w:val="594392BC"/>
    <w:rsid w:val="5945A9DC"/>
    <w:rsid w:val="59481F8D"/>
    <w:rsid w:val="594C3E1E"/>
    <w:rsid w:val="59560E97"/>
    <w:rsid w:val="59664643"/>
    <w:rsid w:val="59782B5D"/>
    <w:rsid w:val="597EC06B"/>
    <w:rsid w:val="59B2B604"/>
    <w:rsid w:val="59BB35B5"/>
    <w:rsid w:val="59CBC7E8"/>
    <w:rsid w:val="59CD141E"/>
    <w:rsid w:val="59D5591A"/>
    <w:rsid w:val="59D5D408"/>
    <w:rsid w:val="59EDCD75"/>
    <w:rsid w:val="5A017A65"/>
    <w:rsid w:val="5A14CC12"/>
    <w:rsid w:val="5A184A4C"/>
    <w:rsid w:val="5A276A0D"/>
    <w:rsid w:val="5A40F4B3"/>
    <w:rsid w:val="5A71463A"/>
    <w:rsid w:val="5A7F1619"/>
    <w:rsid w:val="5A824DBF"/>
    <w:rsid w:val="5A84BA67"/>
    <w:rsid w:val="5A8CDC0E"/>
    <w:rsid w:val="5A94E95C"/>
    <w:rsid w:val="5A973CA4"/>
    <w:rsid w:val="5AA5984E"/>
    <w:rsid w:val="5AB07754"/>
    <w:rsid w:val="5ACFEC15"/>
    <w:rsid w:val="5AF4438D"/>
    <w:rsid w:val="5AFB8213"/>
    <w:rsid w:val="5B0D622D"/>
    <w:rsid w:val="5B137A85"/>
    <w:rsid w:val="5B15EE77"/>
    <w:rsid w:val="5B2CDC71"/>
    <w:rsid w:val="5B397468"/>
    <w:rsid w:val="5B41E460"/>
    <w:rsid w:val="5B4D73D5"/>
    <w:rsid w:val="5B52A9C4"/>
    <w:rsid w:val="5B6A1B09"/>
    <w:rsid w:val="5B73FAF5"/>
    <w:rsid w:val="5B7C51FF"/>
    <w:rsid w:val="5B8458C7"/>
    <w:rsid w:val="5B85757F"/>
    <w:rsid w:val="5B921741"/>
    <w:rsid w:val="5B96815F"/>
    <w:rsid w:val="5B9CA9AD"/>
    <w:rsid w:val="5BAB3EA3"/>
    <w:rsid w:val="5BAC5809"/>
    <w:rsid w:val="5BAFBB92"/>
    <w:rsid w:val="5BB036D1"/>
    <w:rsid w:val="5BBF78FD"/>
    <w:rsid w:val="5BD0F1AA"/>
    <w:rsid w:val="5BDD7950"/>
    <w:rsid w:val="5BF61A4C"/>
    <w:rsid w:val="5BF759B1"/>
    <w:rsid w:val="5BFAC7FE"/>
    <w:rsid w:val="5C09A7A1"/>
    <w:rsid w:val="5C13B593"/>
    <w:rsid w:val="5C164549"/>
    <w:rsid w:val="5C21BCBB"/>
    <w:rsid w:val="5C3F5B28"/>
    <w:rsid w:val="5C41493B"/>
    <w:rsid w:val="5C47CABB"/>
    <w:rsid w:val="5C66763A"/>
    <w:rsid w:val="5C79B923"/>
    <w:rsid w:val="5C8A9AED"/>
    <w:rsid w:val="5C9D844C"/>
    <w:rsid w:val="5CB469E5"/>
    <w:rsid w:val="5CB95DEF"/>
    <w:rsid w:val="5CBD9EB3"/>
    <w:rsid w:val="5CC1A63B"/>
    <w:rsid w:val="5CDC67FA"/>
    <w:rsid w:val="5CEF0DC5"/>
    <w:rsid w:val="5CF2ADD1"/>
    <w:rsid w:val="5CF80C0E"/>
    <w:rsid w:val="5D087500"/>
    <w:rsid w:val="5D1245BA"/>
    <w:rsid w:val="5D3B227B"/>
    <w:rsid w:val="5D408ED2"/>
    <w:rsid w:val="5D433E78"/>
    <w:rsid w:val="5D515535"/>
    <w:rsid w:val="5D5A64FA"/>
    <w:rsid w:val="5D5E56D7"/>
    <w:rsid w:val="5D67FC26"/>
    <w:rsid w:val="5D7912E9"/>
    <w:rsid w:val="5D7D70FD"/>
    <w:rsid w:val="5DAB4C7C"/>
    <w:rsid w:val="5DBAD937"/>
    <w:rsid w:val="5DBBF3F8"/>
    <w:rsid w:val="5DBC1990"/>
    <w:rsid w:val="5DC3FB83"/>
    <w:rsid w:val="5DCD657A"/>
    <w:rsid w:val="5DED199C"/>
    <w:rsid w:val="5DF0E6FC"/>
    <w:rsid w:val="5DF22553"/>
    <w:rsid w:val="5E05196D"/>
    <w:rsid w:val="5E150DC4"/>
    <w:rsid w:val="5E330CAA"/>
    <w:rsid w:val="5E3C7D00"/>
    <w:rsid w:val="5E3EBE17"/>
    <w:rsid w:val="5E4714A0"/>
    <w:rsid w:val="5E503A46"/>
    <w:rsid w:val="5E670E79"/>
    <w:rsid w:val="5E67E1CB"/>
    <w:rsid w:val="5E78DAD8"/>
    <w:rsid w:val="5E7D11F2"/>
    <w:rsid w:val="5E7F9E2B"/>
    <w:rsid w:val="5E8A15AF"/>
    <w:rsid w:val="5E966B3A"/>
    <w:rsid w:val="5EA71DD6"/>
    <w:rsid w:val="5EB0C25E"/>
    <w:rsid w:val="5EC0EF21"/>
    <w:rsid w:val="5EC3D9C8"/>
    <w:rsid w:val="5EE7BC4E"/>
    <w:rsid w:val="5EEB47BD"/>
    <w:rsid w:val="5F071528"/>
    <w:rsid w:val="5F078B8F"/>
    <w:rsid w:val="5F08C678"/>
    <w:rsid w:val="5F09BE99"/>
    <w:rsid w:val="5F1186A9"/>
    <w:rsid w:val="5F129F6E"/>
    <w:rsid w:val="5F2995AA"/>
    <w:rsid w:val="5F2A1409"/>
    <w:rsid w:val="5F42A818"/>
    <w:rsid w:val="5F45913D"/>
    <w:rsid w:val="5F471400"/>
    <w:rsid w:val="5F471CDD"/>
    <w:rsid w:val="5F4F61B9"/>
    <w:rsid w:val="5F5F3453"/>
    <w:rsid w:val="5F660C15"/>
    <w:rsid w:val="5F8D08F0"/>
    <w:rsid w:val="5F945CC4"/>
    <w:rsid w:val="5F9EBF95"/>
    <w:rsid w:val="5FBB88BC"/>
    <w:rsid w:val="5FC521D5"/>
    <w:rsid w:val="5FC715EE"/>
    <w:rsid w:val="5FCCFE58"/>
    <w:rsid w:val="5FD09F71"/>
    <w:rsid w:val="5FE9C6AC"/>
    <w:rsid w:val="5FEAA4EB"/>
    <w:rsid w:val="5FEE9080"/>
    <w:rsid w:val="5FF9AA84"/>
    <w:rsid w:val="6005AE43"/>
    <w:rsid w:val="60088FCC"/>
    <w:rsid w:val="601866E0"/>
    <w:rsid w:val="602D66F7"/>
    <w:rsid w:val="602D81C1"/>
    <w:rsid w:val="603C7AF1"/>
    <w:rsid w:val="605A85B7"/>
    <w:rsid w:val="6077C03C"/>
    <w:rsid w:val="6083D673"/>
    <w:rsid w:val="608AC66E"/>
    <w:rsid w:val="609D67C9"/>
    <w:rsid w:val="60AF0065"/>
    <w:rsid w:val="60BC2969"/>
    <w:rsid w:val="60DA024B"/>
    <w:rsid w:val="60FF40E6"/>
    <w:rsid w:val="610FA51D"/>
    <w:rsid w:val="61125B2F"/>
    <w:rsid w:val="612D06B1"/>
    <w:rsid w:val="61649851"/>
    <w:rsid w:val="61755742"/>
    <w:rsid w:val="6179C669"/>
    <w:rsid w:val="619E8A2E"/>
    <w:rsid w:val="61ACF697"/>
    <w:rsid w:val="61D3367E"/>
    <w:rsid w:val="61D84B52"/>
    <w:rsid w:val="61DC9977"/>
    <w:rsid w:val="621AF048"/>
    <w:rsid w:val="6232F26D"/>
    <w:rsid w:val="6234D856"/>
    <w:rsid w:val="62399CD1"/>
    <w:rsid w:val="6241DCF0"/>
    <w:rsid w:val="624ACAB2"/>
    <w:rsid w:val="62506374"/>
    <w:rsid w:val="6250690C"/>
    <w:rsid w:val="626408F6"/>
    <w:rsid w:val="627583BF"/>
    <w:rsid w:val="6288531F"/>
    <w:rsid w:val="6293D95F"/>
    <w:rsid w:val="629DC59A"/>
    <w:rsid w:val="62A60C34"/>
    <w:rsid w:val="62B08596"/>
    <w:rsid w:val="62BD79BC"/>
    <w:rsid w:val="62CA85B3"/>
    <w:rsid w:val="62CBFD86"/>
    <w:rsid w:val="62CCE013"/>
    <w:rsid w:val="62CE81C2"/>
    <w:rsid w:val="62CFE383"/>
    <w:rsid w:val="62D2F443"/>
    <w:rsid w:val="62D93C4E"/>
    <w:rsid w:val="62E4D313"/>
    <w:rsid w:val="62E63DAD"/>
    <w:rsid w:val="62E78FC9"/>
    <w:rsid w:val="62F4471F"/>
    <w:rsid w:val="62F863A9"/>
    <w:rsid w:val="63026518"/>
    <w:rsid w:val="6311617D"/>
    <w:rsid w:val="63293EDD"/>
    <w:rsid w:val="63375020"/>
    <w:rsid w:val="63393DC6"/>
    <w:rsid w:val="6346AD74"/>
    <w:rsid w:val="634D860E"/>
    <w:rsid w:val="6359F89F"/>
    <w:rsid w:val="635AF356"/>
    <w:rsid w:val="636679D4"/>
    <w:rsid w:val="636F06DF"/>
    <w:rsid w:val="63754A9B"/>
    <w:rsid w:val="63919FC7"/>
    <w:rsid w:val="63940DCA"/>
    <w:rsid w:val="639BBA81"/>
    <w:rsid w:val="63ACBE58"/>
    <w:rsid w:val="63B1A22F"/>
    <w:rsid w:val="63BF12EF"/>
    <w:rsid w:val="63D17E19"/>
    <w:rsid w:val="63D7CCB8"/>
    <w:rsid w:val="63DC6931"/>
    <w:rsid w:val="63E53535"/>
    <w:rsid w:val="63E626BC"/>
    <w:rsid w:val="640D174F"/>
    <w:rsid w:val="641C99C8"/>
    <w:rsid w:val="641D3A5C"/>
    <w:rsid w:val="6467CDE7"/>
    <w:rsid w:val="64708B5D"/>
    <w:rsid w:val="647723D3"/>
    <w:rsid w:val="64B8A165"/>
    <w:rsid w:val="64C8AA03"/>
    <w:rsid w:val="64CF26D0"/>
    <w:rsid w:val="64D4BEB0"/>
    <w:rsid w:val="64EF9275"/>
    <w:rsid w:val="64F90999"/>
    <w:rsid w:val="64FF4BC3"/>
    <w:rsid w:val="651A0FAE"/>
    <w:rsid w:val="653E6547"/>
    <w:rsid w:val="655FD480"/>
    <w:rsid w:val="659106E5"/>
    <w:rsid w:val="659B484F"/>
    <w:rsid w:val="65A4B183"/>
    <w:rsid w:val="65C0876A"/>
    <w:rsid w:val="65C11665"/>
    <w:rsid w:val="65C8DBB2"/>
    <w:rsid w:val="65E8F260"/>
    <w:rsid w:val="65F7EF46"/>
    <w:rsid w:val="65FAC870"/>
    <w:rsid w:val="6602F2F9"/>
    <w:rsid w:val="661FA01B"/>
    <w:rsid w:val="663C12F7"/>
    <w:rsid w:val="6657EE7C"/>
    <w:rsid w:val="6670B64F"/>
    <w:rsid w:val="6687BF58"/>
    <w:rsid w:val="668989F1"/>
    <w:rsid w:val="669CC345"/>
    <w:rsid w:val="66A9A007"/>
    <w:rsid w:val="66BE0A03"/>
    <w:rsid w:val="66BFF862"/>
    <w:rsid w:val="66C03C6F"/>
    <w:rsid w:val="66C5E361"/>
    <w:rsid w:val="66C7238A"/>
    <w:rsid w:val="66D05724"/>
    <w:rsid w:val="66D223BC"/>
    <w:rsid w:val="66D4C7CD"/>
    <w:rsid w:val="66DAC0D6"/>
    <w:rsid w:val="66E21348"/>
    <w:rsid w:val="66E9A0CD"/>
    <w:rsid w:val="66EF7788"/>
    <w:rsid w:val="66F34A45"/>
    <w:rsid w:val="66FBA2ED"/>
    <w:rsid w:val="67190221"/>
    <w:rsid w:val="672E253A"/>
    <w:rsid w:val="67307347"/>
    <w:rsid w:val="6760CC55"/>
    <w:rsid w:val="67730DE3"/>
    <w:rsid w:val="677DFA46"/>
    <w:rsid w:val="6783F6B9"/>
    <w:rsid w:val="6791D431"/>
    <w:rsid w:val="67A5A6F3"/>
    <w:rsid w:val="67A96599"/>
    <w:rsid w:val="67B25972"/>
    <w:rsid w:val="67C55AC5"/>
    <w:rsid w:val="67C9EFFF"/>
    <w:rsid w:val="67D8D62B"/>
    <w:rsid w:val="680D4566"/>
    <w:rsid w:val="68294FA5"/>
    <w:rsid w:val="68364140"/>
    <w:rsid w:val="6846202F"/>
    <w:rsid w:val="68551507"/>
    <w:rsid w:val="6869D33B"/>
    <w:rsid w:val="686E0A93"/>
    <w:rsid w:val="6870B074"/>
    <w:rsid w:val="6878F70E"/>
    <w:rsid w:val="687A6C4D"/>
    <w:rsid w:val="68813310"/>
    <w:rsid w:val="6882D221"/>
    <w:rsid w:val="6882F810"/>
    <w:rsid w:val="6893BC32"/>
    <w:rsid w:val="689B44D5"/>
    <w:rsid w:val="68B51496"/>
    <w:rsid w:val="68B985CD"/>
    <w:rsid w:val="68BB30F8"/>
    <w:rsid w:val="68DE1BF6"/>
    <w:rsid w:val="68E0B5A1"/>
    <w:rsid w:val="68E349CE"/>
    <w:rsid w:val="68FADBC1"/>
    <w:rsid w:val="690E7603"/>
    <w:rsid w:val="690EEC8A"/>
    <w:rsid w:val="69132B53"/>
    <w:rsid w:val="692216AD"/>
    <w:rsid w:val="693605C6"/>
    <w:rsid w:val="693F56DD"/>
    <w:rsid w:val="6948D8D1"/>
    <w:rsid w:val="6948FF0F"/>
    <w:rsid w:val="69502F45"/>
    <w:rsid w:val="69557F31"/>
    <w:rsid w:val="695B5ADD"/>
    <w:rsid w:val="696B8E66"/>
    <w:rsid w:val="6979ABF3"/>
    <w:rsid w:val="6980306C"/>
    <w:rsid w:val="69971D1C"/>
    <w:rsid w:val="699B886A"/>
    <w:rsid w:val="69AC8099"/>
    <w:rsid w:val="69ACA7C3"/>
    <w:rsid w:val="69B8FAF1"/>
    <w:rsid w:val="69C237A9"/>
    <w:rsid w:val="69C7BE5D"/>
    <w:rsid w:val="69E00CFB"/>
    <w:rsid w:val="69E5F153"/>
    <w:rsid w:val="69EA27B4"/>
    <w:rsid w:val="69FAD5C4"/>
    <w:rsid w:val="6A047D08"/>
    <w:rsid w:val="6A07F7E6"/>
    <w:rsid w:val="6A0E05DA"/>
    <w:rsid w:val="6A143C9A"/>
    <w:rsid w:val="6A14E318"/>
    <w:rsid w:val="6A2495ED"/>
    <w:rsid w:val="6A32B2B2"/>
    <w:rsid w:val="6A33F949"/>
    <w:rsid w:val="6A403CD4"/>
    <w:rsid w:val="6A461DB0"/>
    <w:rsid w:val="6A4F67F3"/>
    <w:rsid w:val="6A55593E"/>
    <w:rsid w:val="6A6AC664"/>
    <w:rsid w:val="6A7124BE"/>
    <w:rsid w:val="6A72FE8C"/>
    <w:rsid w:val="6AA08634"/>
    <w:rsid w:val="6AD3781C"/>
    <w:rsid w:val="6AD38E5B"/>
    <w:rsid w:val="6AD8E5C2"/>
    <w:rsid w:val="6B012378"/>
    <w:rsid w:val="6B078052"/>
    <w:rsid w:val="6B0B05CD"/>
    <w:rsid w:val="6B0F4314"/>
    <w:rsid w:val="6B29720C"/>
    <w:rsid w:val="6B3BE966"/>
    <w:rsid w:val="6B53FA2E"/>
    <w:rsid w:val="6B59EB38"/>
    <w:rsid w:val="6B638EBE"/>
    <w:rsid w:val="6B7A05A7"/>
    <w:rsid w:val="6BB80351"/>
    <w:rsid w:val="6BDA0AED"/>
    <w:rsid w:val="6BEC960C"/>
    <w:rsid w:val="6BEDA139"/>
    <w:rsid w:val="6BEDD6AB"/>
    <w:rsid w:val="6BF99ACE"/>
    <w:rsid w:val="6C0053FC"/>
    <w:rsid w:val="6C0526F6"/>
    <w:rsid w:val="6C0C5FFA"/>
    <w:rsid w:val="6C12A9F6"/>
    <w:rsid w:val="6C21B760"/>
    <w:rsid w:val="6C245967"/>
    <w:rsid w:val="6C4BA3DF"/>
    <w:rsid w:val="6C62BCD8"/>
    <w:rsid w:val="6C749185"/>
    <w:rsid w:val="6C897C2A"/>
    <w:rsid w:val="6C9764B0"/>
    <w:rsid w:val="6C9F192F"/>
    <w:rsid w:val="6CAD5249"/>
    <w:rsid w:val="6CBD00D8"/>
    <w:rsid w:val="6CD35354"/>
    <w:rsid w:val="6CD80B48"/>
    <w:rsid w:val="6CE26BDE"/>
    <w:rsid w:val="6CE84C5E"/>
    <w:rsid w:val="6D11BCB1"/>
    <w:rsid w:val="6D15D6A0"/>
    <w:rsid w:val="6D209A3B"/>
    <w:rsid w:val="6D3BFD66"/>
    <w:rsid w:val="6D3D40D6"/>
    <w:rsid w:val="6D559C78"/>
    <w:rsid w:val="6D604C40"/>
    <w:rsid w:val="6DA30936"/>
    <w:rsid w:val="6DA55C7E"/>
    <w:rsid w:val="6DB3B882"/>
    <w:rsid w:val="6DB72ECD"/>
    <w:rsid w:val="6DB92013"/>
    <w:rsid w:val="6DBFBE3F"/>
    <w:rsid w:val="6DC2207C"/>
    <w:rsid w:val="6DC7AF4E"/>
    <w:rsid w:val="6DD16879"/>
    <w:rsid w:val="6DDA0548"/>
    <w:rsid w:val="6DDCBE1E"/>
    <w:rsid w:val="6DE6A9F7"/>
    <w:rsid w:val="6DECE108"/>
    <w:rsid w:val="6E00B73C"/>
    <w:rsid w:val="6E011257"/>
    <w:rsid w:val="6E0BFE49"/>
    <w:rsid w:val="6E2C71AA"/>
    <w:rsid w:val="6E4BBB27"/>
    <w:rsid w:val="6E4BFD93"/>
    <w:rsid w:val="6E6BD278"/>
    <w:rsid w:val="6E6E4B96"/>
    <w:rsid w:val="6E7DFFB3"/>
    <w:rsid w:val="6E80EC5F"/>
    <w:rsid w:val="6E83E790"/>
    <w:rsid w:val="6E922AC4"/>
    <w:rsid w:val="6E9CFDDF"/>
    <w:rsid w:val="6EB3B32C"/>
    <w:rsid w:val="6EB53339"/>
    <w:rsid w:val="6EC9DE1E"/>
    <w:rsid w:val="6ECD4AAF"/>
    <w:rsid w:val="6ED91137"/>
    <w:rsid w:val="6EEBCEFF"/>
    <w:rsid w:val="6F0447F0"/>
    <w:rsid w:val="6F28F3EB"/>
    <w:rsid w:val="6F295AB0"/>
    <w:rsid w:val="6F2CC1D0"/>
    <w:rsid w:val="6F6294AE"/>
    <w:rsid w:val="6F6FE3CE"/>
    <w:rsid w:val="6F7125A8"/>
    <w:rsid w:val="6F748859"/>
    <w:rsid w:val="6F7A6D0A"/>
    <w:rsid w:val="6F956BCC"/>
    <w:rsid w:val="6FA4CFBF"/>
    <w:rsid w:val="6FC419E9"/>
    <w:rsid w:val="6FCD7A00"/>
    <w:rsid w:val="6FD980EE"/>
    <w:rsid w:val="6FF2C602"/>
    <w:rsid w:val="700A1BF7"/>
    <w:rsid w:val="700C60AB"/>
    <w:rsid w:val="7026B3F0"/>
    <w:rsid w:val="705223AF"/>
    <w:rsid w:val="7054AEEB"/>
    <w:rsid w:val="7055B543"/>
    <w:rsid w:val="70566089"/>
    <w:rsid w:val="705CF689"/>
    <w:rsid w:val="706D65B4"/>
    <w:rsid w:val="706F960E"/>
    <w:rsid w:val="7074E198"/>
    <w:rsid w:val="7085D608"/>
    <w:rsid w:val="70967CFC"/>
    <w:rsid w:val="70BCFDE1"/>
    <w:rsid w:val="70C3EB0E"/>
    <w:rsid w:val="70E7B585"/>
    <w:rsid w:val="70EF03C3"/>
    <w:rsid w:val="70FFEDA7"/>
    <w:rsid w:val="71043652"/>
    <w:rsid w:val="7128F9CB"/>
    <w:rsid w:val="713960BC"/>
    <w:rsid w:val="714E7F19"/>
    <w:rsid w:val="7153F94C"/>
    <w:rsid w:val="7156797C"/>
    <w:rsid w:val="715EAE08"/>
    <w:rsid w:val="7168EDF4"/>
    <w:rsid w:val="716BC760"/>
    <w:rsid w:val="7175AC67"/>
    <w:rsid w:val="7180DBCE"/>
    <w:rsid w:val="718EFB0A"/>
    <w:rsid w:val="71912C5E"/>
    <w:rsid w:val="71914B18"/>
    <w:rsid w:val="719D6850"/>
    <w:rsid w:val="71A05D1F"/>
    <w:rsid w:val="71A90BB2"/>
    <w:rsid w:val="71C12372"/>
    <w:rsid w:val="71C9007F"/>
    <w:rsid w:val="71D6A33B"/>
    <w:rsid w:val="71F29B86"/>
    <w:rsid w:val="720B920F"/>
    <w:rsid w:val="7211FBD4"/>
    <w:rsid w:val="7225ECE8"/>
    <w:rsid w:val="72489ED6"/>
    <w:rsid w:val="72581FDC"/>
    <w:rsid w:val="725E38EB"/>
    <w:rsid w:val="726C728A"/>
    <w:rsid w:val="727D66D7"/>
    <w:rsid w:val="728AEA92"/>
    <w:rsid w:val="728CDC55"/>
    <w:rsid w:val="729E1DCD"/>
    <w:rsid w:val="72AE4D0B"/>
    <w:rsid w:val="72BAD4A3"/>
    <w:rsid w:val="72CC1E75"/>
    <w:rsid w:val="72CE16F8"/>
    <w:rsid w:val="72D295D4"/>
    <w:rsid w:val="72DD1D3B"/>
    <w:rsid w:val="72E1D974"/>
    <w:rsid w:val="72EB580C"/>
    <w:rsid w:val="72EC72E4"/>
    <w:rsid w:val="72F34873"/>
    <w:rsid w:val="72F43C47"/>
    <w:rsid w:val="7307F0FD"/>
    <w:rsid w:val="73127415"/>
    <w:rsid w:val="7316E22A"/>
    <w:rsid w:val="731F78E1"/>
    <w:rsid w:val="73227A20"/>
    <w:rsid w:val="7328945C"/>
    <w:rsid w:val="7331032F"/>
    <w:rsid w:val="733440F5"/>
    <w:rsid w:val="73424DB0"/>
    <w:rsid w:val="734E13AF"/>
    <w:rsid w:val="7361189E"/>
    <w:rsid w:val="7364EE18"/>
    <w:rsid w:val="7367161E"/>
    <w:rsid w:val="73690A8E"/>
    <w:rsid w:val="7373B577"/>
    <w:rsid w:val="737E0FDC"/>
    <w:rsid w:val="73810B1E"/>
    <w:rsid w:val="73B6EEF0"/>
    <w:rsid w:val="73B70DF4"/>
    <w:rsid w:val="73C7B98D"/>
    <w:rsid w:val="73CED232"/>
    <w:rsid w:val="73D8C28E"/>
    <w:rsid w:val="73DE2045"/>
    <w:rsid w:val="73DE8F9D"/>
    <w:rsid w:val="73DFB939"/>
    <w:rsid w:val="73E58759"/>
    <w:rsid w:val="73EB9320"/>
    <w:rsid w:val="73F30465"/>
    <w:rsid w:val="73F339A3"/>
    <w:rsid w:val="73F35FED"/>
    <w:rsid w:val="73FBF685"/>
    <w:rsid w:val="74005E66"/>
    <w:rsid w:val="740EDB8B"/>
    <w:rsid w:val="741B71AF"/>
    <w:rsid w:val="742AE19B"/>
    <w:rsid w:val="742B7B8B"/>
    <w:rsid w:val="74383340"/>
    <w:rsid w:val="743A6639"/>
    <w:rsid w:val="743CADEE"/>
    <w:rsid w:val="7445EF15"/>
    <w:rsid w:val="747C6F46"/>
    <w:rsid w:val="74810D78"/>
    <w:rsid w:val="74886E0B"/>
    <w:rsid w:val="748D199D"/>
    <w:rsid w:val="748D9435"/>
    <w:rsid w:val="748F4692"/>
    <w:rsid w:val="74978B0C"/>
    <w:rsid w:val="749A1045"/>
    <w:rsid w:val="74AB4BF8"/>
    <w:rsid w:val="74B9DDE5"/>
    <w:rsid w:val="74C3148A"/>
    <w:rsid w:val="74C464BD"/>
    <w:rsid w:val="74EA0D99"/>
    <w:rsid w:val="7503AF60"/>
    <w:rsid w:val="75051C26"/>
    <w:rsid w:val="750C5695"/>
    <w:rsid w:val="7512F361"/>
    <w:rsid w:val="75160E74"/>
    <w:rsid w:val="752CAE35"/>
    <w:rsid w:val="75378AE9"/>
    <w:rsid w:val="753C0624"/>
    <w:rsid w:val="754E46D0"/>
    <w:rsid w:val="755A0CDC"/>
    <w:rsid w:val="75609A8E"/>
    <w:rsid w:val="7560A8B8"/>
    <w:rsid w:val="7562FF93"/>
    <w:rsid w:val="756C0EEC"/>
    <w:rsid w:val="756E4F2B"/>
    <w:rsid w:val="756FCA88"/>
    <w:rsid w:val="757378D4"/>
    <w:rsid w:val="7579EFC4"/>
    <w:rsid w:val="757B9094"/>
    <w:rsid w:val="758711C2"/>
    <w:rsid w:val="758A8210"/>
    <w:rsid w:val="759F80A0"/>
    <w:rsid w:val="75ACFC85"/>
    <w:rsid w:val="75B74210"/>
    <w:rsid w:val="75C3C23B"/>
    <w:rsid w:val="75CDCF3D"/>
    <w:rsid w:val="75DF96D2"/>
    <w:rsid w:val="75F3F823"/>
    <w:rsid w:val="75FB5B45"/>
    <w:rsid w:val="760B6586"/>
    <w:rsid w:val="760B79AA"/>
    <w:rsid w:val="76189C57"/>
    <w:rsid w:val="76258EA6"/>
    <w:rsid w:val="7626FDB6"/>
    <w:rsid w:val="76296FEE"/>
    <w:rsid w:val="763214AC"/>
    <w:rsid w:val="763473EE"/>
    <w:rsid w:val="763C98B3"/>
    <w:rsid w:val="76591DE1"/>
    <w:rsid w:val="766F1F10"/>
    <w:rsid w:val="7671CA57"/>
    <w:rsid w:val="76911CBD"/>
    <w:rsid w:val="769F7FC1"/>
    <w:rsid w:val="76A49D0E"/>
    <w:rsid w:val="76AC667A"/>
    <w:rsid w:val="76B47AA6"/>
    <w:rsid w:val="76C3906D"/>
    <w:rsid w:val="76CD9396"/>
    <w:rsid w:val="76D2D79F"/>
    <w:rsid w:val="76D4DB70"/>
    <w:rsid w:val="76D9E593"/>
    <w:rsid w:val="76E85ED0"/>
    <w:rsid w:val="76F34A5E"/>
    <w:rsid w:val="76F632D5"/>
    <w:rsid w:val="7707853E"/>
    <w:rsid w:val="770CD77B"/>
    <w:rsid w:val="7715C107"/>
    <w:rsid w:val="7720ED5D"/>
    <w:rsid w:val="7732798D"/>
    <w:rsid w:val="7734F842"/>
    <w:rsid w:val="7738EBD2"/>
    <w:rsid w:val="7749222E"/>
    <w:rsid w:val="774E2BA2"/>
    <w:rsid w:val="774FEE29"/>
    <w:rsid w:val="7758D05F"/>
    <w:rsid w:val="776442C9"/>
    <w:rsid w:val="776E3325"/>
    <w:rsid w:val="7775B906"/>
    <w:rsid w:val="77800574"/>
    <w:rsid w:val="7785ABED"/>
    <w:rsid w:val="779F844E"/>
    <w:rsid w:val="77A12F8C"/>
    <w:rsid w:val="77A899B9"/>
    <w:rsid w:val="77B29BF2"/>
    <w:rsid w:val="77B2B3D9"/>
    <w:rsid w:val="77D86CE1"/>
    <w:rsid w:val="77DB599C"/>
    <w:rsid w:val="77E14D56"/>
    <w:rsid w:val="77F6F4EB"/>
    <w:rsid w:val="78026B55"/>
    <w:rsid w:val="781E49C4"/>
    <w:rsid w:val="7834C5C5"/>
    <w:rsid w:val="7846186D"/>
    <w:rsid w:val="7847269A"/>
    <w:rsid w:val="784DC88A"/>
    <w:rsid w:val="785B7619"/>
    <w:rsid w:val="785F40CA"/>
    <w:rsid w:val="786967D1"/>
    <w:rsid w:val="786B2D3E"/>
    <w:rsid w:val="78745484"/>
    <w:rsid w:val="788DEBE8"/>
    <w:rsid w:val="789D675A"/>
    <w:rsid w:val="789D8568"/>
    <w:rsid w:val="78ACAE6A"/>
    <w:rsid w:val="78CE65CB"/>
    <w:rsid w:val="78D3CF89"/>
    <w:rsid w:val="78D72162"/>
    <w:rsid w:val="78DA2077"/>
    <w:rsid w:val="78E0F538"/>
    <w:rsid w:val="78E2F57C"/>
    <w:rsid w:val="78F5FBD3"/>
    <w:rsid w:val="78FE7E19"/>
    <w:rsid w:val="7910A132"/>
    <w:rsid w:val="79462D76"/>
    <w:rsid w:val="794A57A5"/>
    <w:rsid w:val="79503D19"/>
    <w:rsid w:val="795AD2AB"/>
    <w:rsid w:val="795DE2FF"/>
    <w:rsid w:val="795EBD46"/>
    <w:rsid w:val="7981FFF8"/>
    <w:rsid w:val="79870BB0"/>
    <w:rsid w:val="79877BEA"/>
    <w:rsid w:val="798B688C"/>
    <w:rsid w:val="798E9D75"/>
    <w:rsid w:val="79A675F6"/>
    <w:rsid w:val="79B06358"/>
    <w:rsid w:val="79CDFADD"/>
    <w:rsid w:val="79CE4FD6"/>
    <w:rsid w:val="79D040EE"/>
    <w:rsid w:val="79DB8F09"/>
    <w:rsid w:val="79E0913D"/>
    <w:rsid w:val="79E1E8CE"/>
    <w:rsid w:val="79E2F6FB"/>
    <w:rsid w:val="79EE29D1"/>
    <w:rsid w:val="79F2418B"/>
    <w:rsid w:val="7A039BFE"/>
    <w:rsid w:val="7A1D14F9"/>
    <w:rsid w:val="7A235B83"/>
    <w:rsid w:val="7A272C93"/>
    <w:rsid w:val="7A3A112C"/>
    <w:rsid w:val="7A3FE757"/>
    <w:rsid w:val="7A41A4B7"/>
    <w:rsid w:val="7A66A2A5"/>
    <w:rsid w:val="7A6DF96D"/>
    <w:rsid w:val="7A73A231"/>
    <w:rsid w:val="7A7434BC"/>
    <w:rsid w:val="7AAB4EA6"/>
    <w:rsid w:val="7AF19FAB"/>
    <w:rsid w:val="7AFD718F"/>
    <w:rsid w:val="7B142658"/>
    <w:rsid w:val="7B14B2DB"/>
    <w:rsid w:val="7B14EA6D"/>
    <w:rsid w:val="7B176E49"/>
    <w:rsid w:val="7B2E028F"/>
    <w:rsid w:val="7B4A2391"/>
    <w:rsid w:val="7B51C997"/>
    <w:rsid w:val="7B5F2C4E"/>
    <w:rsid w:val="7B60A487"/>
    <w:rsid w:val="7B73763A"/>
    <w:rsid w:val="7B75912F"/>
    <w:rsid w:val="7B84168B"/>
    <w:rsid w:val="7B99FD90"/>
    <w:rsid w:val="7BA2A203"/>
    <w:rsid w:val="7BA6FEBB"/>
    <w:rsid w:val="7BB39DB5"/>
    <w:rsid w:val="7BB75225"/>
    <w:rsid w:val="7BD009E6"/>
    <w:rsid w:val="7BD733E1"/>
    <w:rsid w:val="7BD8235A"/>
    <w:rsid w:val="7BD91961"/>
    <w:rsid w:val="7BDDAD55"/>
    <w:rsid w:val="7BE0F628"/>
    <w:rsid w:val="7BE743A2"/>
    <w:rsid w:val="7BFF27BE"/>
    <w:rsid w:val="7C07BDA0"/>
    <w:rsid w:val="7C21885C"/>
    <w:rsid w:val="7C3BB9A6"/>
    <w:rsid w:val="7C4A25B6"/>
    <w:rsid w:val="7C653612"/>
    <w:rsid w:val="7C746346"/>
    <w:rsid w:val="7C76F2FC"/>
    <w:rsid w:val="7C78D8AB"/>
    <w:rsid w:val="7C82B6F9"/>
    <w:rsid w:val="7C87D4BF"/>
    <w:rsid w:val="7C8A1B1E"/>
    <w:rsid w:val="7C9820B0"/>
    <w:rsid w:val="7CDA1C7F"/>
    <w:rsid w:val="7CF13A7C"/>
    <w:rsid w:val="7CFD1E5A"/>
    <w:rsid w:val="7CFF69E9"/>
    <w:rsid w:val="7D11B9AB"/>
    <w:rsid w:val="7D198990"/>
    <w:rsid w:val="7D1B9CCE"/>
    <w:rsid w:val="7D285A49"/>
    <w:rsid w:val="7D370992"/>
    <w:rsid w:val="7D4620F4"/>
    <w:rsid w:val="7D5C6F75"/>
    <w:rsid w:val="7D65D759"/>
    <w:rsid w:val="7D8DB87D"/>
    <w:rsid w:val="7D90EA43"/>
    <w:rsid w:val="7D93F47A"/>
    <w:rsid w:val="7D9D392C"/>
    <w:rsid w:val="7DA0136C"/>
    <w:rsid w:val="7DA0C794"/>
    <w:rsid w:val="7DB56F55"/>
    <w:rsid w:val="7DE283FA"/>
    <w:rsid w:val="7E114ECA"/>
    <w:rsid w:val="7E181679"/>
    <w:rsid w:val="7E380DDB"/>
    <w:rsid w:val="7E3CA544"/>
    <w:rsid w:val="7E4A5AC1"/>
    <w:rsid w:val="7E4FAD26"/>
    <w:rsid w:val="7E50200C"/>
    <w:rsid w:val="7E594DE3"/>
    <w:rsid w:val="7E6384C4"/>
    <w:rsid w:val="7E86C466"/>
    <w:rsid w:val="7E94C4B0"/>
    <w:rsid w:val="7E9DB3BC"/>
    <w:rsid w:val="7EA28EF0"/>
    <w:rsid w:val="7EAD8A0C"/>
    <w:rsid w:val="7EAF29C9"/>
    <w:rsid w:val="7EB1E821"/>
    <w:rsid w:val="7EB4DD79"/>
    <w:rsid w:val="7EBB8BF2"/>
    <w:rsid w:val="7EC28035"/>
    <w:rsid w:val="7EC41B01"/>
    <w:rsid w:val="7EC75E49"/>
    <w:rsid w:val="7ECAB66F"/>
    <w:rsid w:val="7ED84F46"/>
    <w:rsid w:val="7EE33CFF"/>
    <w:rsid w:val="7EE3EC05"/>
    <w:rsid w:val="7EECEF96"/>
    <w:rsid w:val="7EF52D57"/>
    <w:rsid w:val="7EF8F3F4"/>
    <w:rsid w:val="7EFE5327"/>
    <w:rsid w:val="7F0978FA"/>
    <w:rsid w:val="7F1740CB"/>
    <w:rsid w:val="7F18589F"/>
    <w:rsid w:val="7F1928D8"/>
    <w:rsid w:val="7F2CD74A"/>
    <w:rsid w:val="7F431AD8"/>
    <w:rsid w:val="7F8529CA"/>
    <w:rsid w:val="7F955051"/>
    <w:rsid w:val="7FA277E6"/>
    <w:rsid w:val="7FB5C28E"/>
    <w:rsid w:val="7FB9F1A9"/>
    <w:rsid w:val="7FC9A9A8"/>
    <w:rsid w:val="7FCDCD0E"/>
    <w:rsid w:val="7FF36610"/>
    <w:rsid w:val="7FFC20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16B03"/>
  <w15:chartTrackingRefBased/>
  <w15:docId w15:val="{E85D5A56-9C8B-4F8D-9742-C73CC49C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74BA"/>
    <w:pPr>
      <w:spacing w:before="240" w:line="480" w:lineRule="auto"/>
    </w:pPr>
    <w:rPr>
      <w:rFonts w:ascii="Iskoola Pota" w:hAnsi="Iskoola Pota" w:cs="Iskoola Pota"/>
      <w:sz w:val="24"/>
      <w:szCs w:val="24"/>
    </w:rPr>
  </w:style>
  <w:style w:type="paragraph" w:styleId="Heading1">
    <w:name w:val="heading 1"/>
    <w:basedOn w:val="Normal"/>
    <w:next w:val="Normal"/>
    <w:link w:val="Heading1Char"/>
    <w:uiPriority w:val="9"/>
    <w:qFormat/>
    <w:rsid w:val="00FF45C1"/>
    <w:pPr>
      <w:outlineLvl w:val="0"/>
    </w:pPr>
    <w:rPr>
      <w:rFonts w:ascii="Felix Titling" w:hAnsi="Felix Titling" w:eastAsia="Felix Titling" w:cs="Felix Titling"/>
      <w:sz w:val="28"/>
      <w:szCs w:val="28"/>
    </w:rPr>
  </w:style>
  <w:style w:type="paragraph" w:styleId="Heading2">
    <w:name w:val="heading 2"/>
    <w:basedOn w:val="Normal"/>
    <w:next w:val="Normal"/>
    <w:link w:val="Heading2Char"/>
    <w:uiPriority w:val="9"/>
    <w:unhideWhenUsed/>
    <w:qFormat/>
    <w:rsid w:val="000C1A26"/>
    <w:pPr>
      <w:outlineLvl w:val="1"/>
    </w:pPr>
    <w:rPr>
      <w:rFonts w:ascii="Felix Titling" w:hAnsi="Felix Titling" w:eastAsia="Felix Titling" w:cs="Felix Titling"/>
      <w:sz w:val="26"/>
    </w:rPr>
  </w:style>
  <w:style w:type="paragraph" w:styleId="Heading3">
    <w:name w:val="heading 3"/>
    <w:basedOn w:val="Heading2"/>
    <w:next w:val="Normal"/>
    <w:link w:val="Heading3Char"/>
    <w:uiPriority w:val="9"/>
    <w:unhideWhenUsed/>
    <w:qFormat/>
    <w:rsid w:val="000C1A26"/>
    <w:pPr>
      <w:outlineLvl w:val="2"/>
    </w:pPr>
    <w:rPr>
      <w:sz w:val="24"/>
    </w:rPr>
  </w:style>
  <w:style w:type="paragraph" w:styleId="Heading4">
    <w:name w:val="heading 4"/>
    <w:basedOn w:val="Normal"/>
    <w:next w:val="Normal"/>
    <w:link w:val="Heading4Char"/>
    <w:uiPriority w:val="9"/>
    <w:unhideWhenUsed/>
    <w:qFormat/>
    <w:rsid w:val="00886FE1"/>
    <w:pPr>
      <w:outlineLvl w:val="3"/>
    </w:pPr>
    <w:rPr>
      <w:rFonts w:ascii="Felix Titling" w:hAnsi="Felix Titling"/>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uiPriority w:val="1"/>
    <w:qFormat/>
    <w:pPr>
      <w:spacing w:after="0" w:line="240" w:lineRule="auto"/>
    </w:p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eading1Char" w:customStyle="1">
    <w:name w:val="Heading 1 Char"/>
    <w:basedOn w:val="DefaultParagraphFont"/>
    <w:link w:val="Heading1"/>
    <w:uiPriority w:val="9"/>
    <w:rsid w:val="00FF45C1"/>
    <w:rPr>
      <w:rFonts w:ascii="Felix Titling" w:hAnsi="Felix Titling" w:eastAsia="Felix Titling" w:cs="Felix Titling"/>
      <w:sz w:val="28"/>
      <w:szCs w:val="28"/>
    </w:rPr>
  </w:style>
  <w:style w:type="character" w:styleId="Heading2Char" w:customStyle="1">
    <w:name w:val="Heading 2 Char"/>
    <w:basedOn w:val="DefaultParagraphFont"/>
    <w:link w:val="Heading2"/>
    <w:uiPriority w:val="9"/>
    <w:rsid w:val="000C1A26"/>
    <w:rPr>
      <w:rFonts w:ascii="Felix Titling" w:hAnsi="Felix Titling" w:eastAsia="Felix Titling" w:cs="Felix Titling"/>
      <w:sz w:val="26"/>
      <w:szCs w:val="24"/>
    </w:rPr>
  </w:style>
  <w:style w:type="character" w:styleId="Heading3Char" w:customStyle="1">
    <w:name w:val="Heading 3 Char"/>
    <w:basedOn w:val="DefaultParagraphFont"/>
    <w:link w:val="Heading3"/>
    <w:uiPriority w:val="9"/>
    <w:rsid w:val="000C1A26"/>
    <w:rPr>
      <w:rFonts w:ascii="Felix Titling" w:hAnsi="Felix Titling" w:eastAsia="Felix Titling" w:cs="Felix Titling"/>
      <w:sz w:val="24"/>
      <w:szCs w:val="24"/>
    </w:rPr>
  </w:style>
  <w:style w:type="paragraph" w:styleId="TOCHeading">
    <w:name w:val="TOC Heading"/>
    <w:basedOn w:val="Heading1"/>
    <w:next w:val="Normal"/>
    <w:uiPriority w:val="39"/>
    <w:unhideWhenUsed/>
    <w:qFormat/>
    <w:rsid w:val="00FA1E52"/>
    <w:pPr>
      <w:keepNext/>
      <w:keepLines/>
      <w:spacing w:after="0" w:line="259" w:lineRule="auto"/>
      <w:outlineLvl w:val="9"/>
    </w:pPr>
    <w:rPr>
      <w:rFonts w:asciiTheme="majorHAnsi" w:hAnsiTheme="majorHAnsi" w:eastAsiaTheme="majorEastAsia" w:cstheme="majorBidi"/>
      <w:color w:val="2F5496" w:themeColor="accent1" w:themeShade="BF"/>
      <w:sz w:val="32"/>
      <w:szCs w:val="32"/>
    </w:rPr>
  </w:style>
  <w:style w:type="paragraph" w:styleId="TOC1">
    <w:name w:val="toc 1"/>
    <w:basedOn w:val="Normal"/>
    <w:next w:val="Normal"/>
    <w:autoRedefine/>
    <w:uiPriority w:val="39"/>
    <w:unhideWhenUsed/>
    <w:rsid w:val="00FA1E52"/>
    <w:pPr>
      <w:spacing w:after="100"/>
    </w:pPr>
  </w:style>
  <w:style w:type="paragraph" w:styleId="TOC2">
    <w:name w:val="toc 2"/>
    <w:basedOn w:val="Normal"/>
    <w:next w:val="Normal"/>
    <w:autoRedefine/>
    <w:uiPriority w:val="39"/>
    <w:unhideWhenUsed/>
    <w:rsid w:val="00FA1E52"/>
    <w:pPr>
      <w:spacing w:after="100"/>
      <w:ind w:left="220"/>
    </w:pPr>
  </w:style>
  <w:style w:type="paragraph" w:styleId="TOC3">
    <w:name w:val="toc 3"/>
    <w:basedOn w:val="Normal"/>
    <w:next w:val="Normal"/>
    <w:autoRedefine/>
    <w:uiPriority w:val="39"/>
    <w:unhideWhenUsed/>
    <w:rsid w:val="00FA1E52"/>
    <w:pPr>
      <w:spacing w:after="100"/>
      <w:ind w:left="440"/>
    </w:pPr>
  </w:style>
  <w:style w:type="character" w:styleId="Hyperlink">
    <w:name w:val="Hyperlink"/>
    <w:basedOn w:val="DefaultParagraphFont"/>
    <w:uiPriority w:val="99"/>
    <w:unhideWhenUsed/>
    <w:rsid w:val="00FA1E52"/>
    <w:rPr>
      <w:color w:val="0563C1" w:themeColor="hyperlink"/>
      <w:u w:val="single"/>
    </w:rPr>
  </w:style>
  <w:style w:type="character" w:styleId="Heading4Char" w:customStyle="1">
    <w:name w:val="Heading 4 Char"/>
    <w:basedOn w:val="DefaultParagraphFont"/>
    <w:link w:val="Heading4"/>
    <w:uiPriority w:val="9"/>
    <w:rsid w:val="00886FE1"/>
    <w:rPr>
      <w:rFonts w:ascii="Felix Titling" w:hAnsi="Felix Titling" w:cs="Iskoola Pota"/>
      <w:sz w:val="24"/>
      <w:szCs w:val="24"/>
    </w:rPr>
  </w:style>
  <w:style w:type="paragraph" w:styleId="TOC4">
    <w:name w:val="toc 4"/>
    <w:basedOn w:val="Normal"/>
    <w:next w:val="Normal"/>
    <w:autoRedefine/>
    <w:uiPriority w:val="39"/>
    <w:unhideWhenUsed/>
    <w:rsid w:val="00306250"/>
    <w:pPr>
      <w:spacing w:after="100"/>
      <w:ind w:left="660"/>
    </w:pPr>
  </w:style>
  <w:style w:type="character" w:styleId="EndnoteReference">
    <w:name w:val="endnote reference"/>
    <w:basedOn w:val="DefaultParagraphFont"/>
    <w:uiPriority w:val="99"/>
    <w:semiHidden/>
    <w:unhideWhenUsed/>
    <w:rsid w:val="00B074BA"/>
    <w:rPr>
      <w:vertAlign w:val="superscript"/>
    </w:rPr>
  </w:style>
  <w:style w:type="character" w:styleId="EndnoteTextChar" w:customStyle="1">
    <w:name w:val="Endnote Text Char"/>
    <w:basedOn w:val="DefaultParagraphFont"/>
    <w:link w:val="EndnoteText"/>
    <w:uiPriority w:val="99"/>
    <w:semiHidden/>
    <w:rsid w:val="00B074BA"/>
    <w:rPr>
      <w:sz w:val="20"/>
      <w:szCs w:val="20"/>
    </w:rPr>
  </w:style>
  <w:style w:type="paragraph" w:styleId="EndnoteText">
    <w:name w:val="endnote text"/>
    <w:basedOn w:val="Normal"/>
    <w:link w:val="EndnoteTextChar"/>
    <w:uiPriority w:val="99"/>
    <w:semiHidden/>
    <w:unhideWhenUsed/>
    <w:rsid w:val="00B074BA"/>
    <w:pPr>
      <w:spacing w:before="0" w:after="0" w:line="240" w:lineRule="auto"/>
    </w:pPr>
    <w:rPr>
      <w:rFonts w:asciiTheme="minorHAnsi" w:hAnsiTheme="minorHAnsi" w:cstheme="minorBidi"/>
      <w:sz w:val="20"/>
      <w:szCs w:val="20"/>
    </w:rPr>
  </w:style>
  <w:style w:type="character" w:styleId="EndnoteTextChar1" w:customStyle="1">
    <w:name w:val="Endnote Text Char1"/>
    <w:basedOn w:val="DefaultParagraphFont"/>
    <w:uiPriority w:val="99"/>
    <w:semiHidden/>
    <w:rsid w:val="00B074BA"/>
    <w:rPr>
      <w:rFonts w:ascii="Iskoola Pota" w:hAnsi="Iskoola Pota" w:cs="Iskoola Pota"/>
      <w:sz w:val="20"/>
      <w:szCs w:val="20"/>
    </w:rPr>
  </w:style>
  <w:style w:type="paragraph" w:styleId="Caption">
    <w:name w:val="caption"/>
    <w:basedOn w:val="Normal"/>
    <w:next w:val="Normal"/>
    <w:uiPriority w:val="35"/>
    <w:unhideWhenUsed/>
    <w:qFormat/>
    <w:rsid w:val="00F55778"/>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417119">
      <w:bodyDiv w:val="1"/>
      <w:marLeft w:val="0"/>
      <w:marRight w:val="0"/>
      <w:marTop w:val="0"/>
      <w:marBottom w:val="0"/>
      <w:divBdr>
        <w:top w:val="none" w:sz="0" w:space="0" w:color="auto"/>
        <w:left w:val="none" w:sz="0" w:space="0" w:color="auto"/>
        <w:bottom w:val="none" w:sz="0" w:space="0" w:color="auto"/>
        <w:right w:val="none" w:sz="0" w:space="0" w:color="auto"/>
      </w:divBdr>
      <w:divsChild>
        <w:div w:id="100729516">
          <w:marLeft w:val="0"/>
          <w:marRight w:val="0"/>
          <w:marTop w:val="0"/>
          <w:marBottom w:val="0"/>
          <w:divBdr>
            <w:top w:val="none" w:sz="0" w:space="0" w:color="auto"/>
            <w:left w:val="none" w:sz="0" w:space="0" w:color="auto"/>
            <w:bottom w:val="none" w:sz="0" w:space="0" w:color="auto"/>
            <w:right w:val="none" w:sz="0" w:space="0" w:color="auto"/>
          </w:divBdr>
          <w:divsChild>
            <w:div w:id="2112505250">
              <w:marLeft w:val="0"/>
              <w:marRight w:val="0"/>
              <w:marTop w:val="0"/>
              <w:marBottom w:val="180"/>
              <w:divBdr>
                <w:top w:val="none" w:sz="0" w:space="0" w:color="auto"/>
                <w:left w:val="none" w:sz="0" w:space="0" w:color="auto"/>
                <w:bottom w:val="none" w:sz="0" w:space="0" w:color="auto"/>
                <w:right w:val="none" w:sz="0" w:space="0" w:color="auto"/>
              </w:divBdr>
              <w:divsChild>
                <w:div w:id="15165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14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6/09/relationships/commentsIds" Target="commentsIds.xm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commentsExtended" Target="commentsExtended.xm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image" Target="media/image3.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ntTable" Target="fontTable.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FD38E-883F-47CA-B50A-9773CB404E1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Cari Blaker</dc:creator>
  <keywords/>
  <dc:description/>
  <lastModifiedBy>Cari Blaker</lastModifiedBy>
  <revision>779</revision>
  <dcterms:created xsi:type="dcterms:W3CDTF">2023-12-13T07:02:00.0000000Z</dcterms:created>
  <dcterms:modified xsi:type="dcterms:W3CDTF">2024-06-07T20:34:32.1686520Z</dcterms:modified>
</coreProperties>
</file>